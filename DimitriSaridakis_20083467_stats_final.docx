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E64C2" w14:textId="0873130A" w:rsidR="00C6554A" w:rsidRPr="008B5277" w:rsidRDefault="00DF4E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1AE08E0" wp14:editId="0D07AE27">
            <wp:extent cx="5770267" cy="433705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284" cy="4337814"/>
                    </a:xfrm>
                    <a:prstGeom prst="rect">
                      <a:avLst/>
                    </a:prstGeom>
                  </pic:spPr>
                </pic:pic>
              </a:graphicData>
            </a:graphic>
          </wp:inline>
        </w:drawing>
      </w:r>
    </w:p>
    <w:bookmarkEnd w:id="0"/>
    <w:bookmarkEnd w:id="1"/>
    <w:bookmarkEnd w:id="2"/>
    <w:bookmarkEnd w:id="3"/>
    <w:bookmarkEnd w:id="4"/>
    <w:p w14:paraId="3DE5542A" w14:textId="77777777" w:rsidR="005B6813" w:rsidRDefault="005B6813" w:rsidP="00170FAF">
      <w:pPr>
        <w:pStyle w:val="Title"/>
      </w:pPr>
    </w:p>
    <w:p w14:paraId="5DC6A80B" w14:textId="77777777" w:rsidR="005B6813" w:rsidRDefault="005B6813" w:rsidP="00170FAF">
      <w:pPr>
        <w:pStyle w:val="Title"/>
      </w:pPr>
    </w:p>
    <w:p w14:paraId="77034A31" w14:textId="77777777" w:rsidR="005B6813" w:rsidRDefault="005B6813" w:rsidP="005D74CA">
      <w:pPr>
        <w:pStyle w:val="Title"/>
        <w:jc w:val="left"/>
      </w:pPr>
    </w:p>
    <w:p w14:paraId="6AA8914B" w14:textId="55B760A4" w:rsidR="00170FAF" w:rsidRDefault="00170FAF" w:rsidP="00170FAF">
      <w:pPr>
        <w:pStyle w:val="Title"/>
      </w:pPr>
      <w:r>
        <w:t>Statistical Assignment</w:t>
      </w:r>
    </w:p>
    <w:p w14:paraId="48BE43A6" w14:textId="77777777" w:rsidR="005B6813" w:rsidRDefault="005B6813" w:rsidP="005B6813">
      <w:pPr>
        <w:pStyle w:val="Title"/>
        <w:jc w:val="left"/>
      </w:pPr>
    </w:p>
    <w:p w14:paraId="17AABFFD" w14:textId="19D551B3" w:rsidR="00C6554A" w:rsidRDefault="00170FAF" w:rsidP="00C6554A">
      <w:pPr>
        <w:pStyle w:val="ContactInfo"/>
      </w:pPr>
      <w:r>
        <w:t xml:space="preserve">Dimitri Saridakis </w:t>
      </w:r>
      <w:r w:rsidR="00C6554A">
        <w:t xml:space="preserve">| </w:t>
      </w:r>
      <w:r>
        <w:t>20083467</w:t>
      </w:r>
      <w:r w:rsidR="00C6554A">
        <w:t>|</w:t>
      </w:r>
      <w:r w:rsidR="00C6554A" w:rsidRPr="00D5413C">
        <w:t xml:space="preserve"> </w:t>
      </w:r>
      <w:r>
        <w:t>19.04.2020</w:t>
      </w:r>
      <w:r w:rsidR="00C6554A">
        <w:br w:type="page"/>
      </w:r>
    </w:p>
    <w:sdt>
      <w:sdtPr>
        <w:id w:val="-1416856376"/>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6100C15F" w14:textId="3595FAE3" w:rsidR="003D7B7D" w:rsidRDefault="003D7B7D">
          <w:pPr>
            <w:pStyle w:val="TOCHeading"/>
          </w:pPr>
          <w:r>
            <w:t>Table of Contents</w:t>
          </w:r>
        </w:p>
        <w:p w14:paraId="64C61E8F" w14:textId="60E9E97D" w:rsidR="004406C0" w:rsidRDefault="003D7B7D">
          <w:pPr>
            <w:pStyle w:val="TOC1"/>
            <w:tabs>
              <w:tab w:val="right" w:leader="dot" w:pos="8630"/>
            </w:tabs>
            <w:rPr>
              <w:ins w:id="5" w:author="Dimitri Saridakis (20083467)" w:date="2020-05-04T22:49:00Z"/>
              <w:rFonts w:eastAsiaTheme="minorEastAsia"/>
              <w:noProof/>
              <w:color w:val="auto"/>
            </w:rPr>
          </w:pPr>
          <w:r>
            <w:fldChar w:fldCharType="begin"/>
          </w:r>
          <w:r>
            <w:instrText xml:space="preserve"> TOC \o "1-3" \h \z \u </w:instrText>
          </w:r>
          <w:r>
            <w:fldChar w:fldCharType="separate"/>
          </w:r>
          <w:ins w:id="6" w:author="Dimitri Saridakis (20083467)" w:date="2020-05-04T22:49:00Z">
            <w:r w:rsidR="004406C0" w:rsidRPr="000C5781">
              <w:rPr>
                <w:rStyle w:val="Hyperlink"/>
                <w:noProof/>
              </w:rPr>
              <w:fldChar w:fldCharType="begin"/>
            </w:r>
            <w:r w:rsidR="004406C0" w:rsidRPr="000C5781">
              <w:rPr>
                <w:rStyle w:val="Hyperlink"/>
                <w:noProof/>
              </w:rPr>
              <w:instrText xml:space="preserve"> </w:instrText>
            </w:r>
            <w:r w:rsidR="004406C0">
              <w:rPr>
                <w:noProof/>
              </w:rPr>
              <w:instrText>HYPERLINK \l "_Toc39524983"</w:instrText>
            </w:r>
            <w:r w:rsidR="004406C0" w:rsidRPr="000C5781">
              <w:rPr>
                <w:rStyle w:val="Hyperlink"/>
                <w:noProof/>
              </w:rPr>
              <w:instrText xml:space="preserve"> </w:instrText>
            </w:r>
            <w:r w:rsidR="004406C0" w:rsidRPr="000C5781">
              <w:rPr>
                <w:rStyle w:val="Hyperlink"/>
                <w:noProof/>
              </w:rPr>
            </w:r>
            <w:r w:rsidR="004406C0" w:rsidRPr="000C5781">
              <w:rPr>
                <w:rStyle w:val="Hyperlink"/>
                <w:noProof/>
              </w:rPr>
              <w:fldChar w:fldCharType="separate"/>
            </w:r>
            <w:r w:rsidR="004406C0" w:rsidRPr="000C5781">
              <w:rPr>
                <w:rStyle w:val="Hyperlink"/>
                <w:noProof/>
              </w:rPr>
              <w:t>Part A</w:t>
            </w:r>
            <w:r w:rsidR="004406C0">
              <w:rPr>
                <w:noProof/>
                <w:webHidden/>
              </w:rPr>
              <w:tab/>
            </w:r>
            <w:r w:rsidR="004406C0">
              <w:rPr>
                <w:noProof/>
                <w:webHidden/>
              </w:rPr>
              <w:fldChar w:fldCharType="begin"/>
            </w:r>
            <w:r w:rsidR="004406C0">
              <w:rPr>
                <w:noProof/>
                <w:webHidden/>
              </w:rPr>
              <w:instrText xml:space="preserve"> PAGEREF _Toc39524983 \h </w:instrText>
            </w:r>
            <w:r w:rsidR="004406C0">
              <w:rPr>
                <w:noProof/>
                <w:webHidden/>
              </w:rPr>
            </w:r>
          </w:ins>
          <w:r w:rsidR="004406C0">
            <w:rPr>
              <w:noProof/>
              <w:webHidden/>
            </w:rPr>
            <w:fldChar w:fldCharType="separate"/>
          </w:r>
          <w:ins w:id="7" w:author="Dimitri Saridakis (20083467)" w:date="2020-05-04T22:49:00Z">
            <w:r w:rsidR="004406C0">
              <w:rPr>
                <w:noProof/>
                <w:webHidden/>
              </w:rPr>
              <w:t>2</w:t>
            </w:r>
            <w:r w:rsidR="004406C0">
              <w:rPr>
                <w:noProof/>
                <w:webHidden/>
              </w:rPr>
              <w:fldChar w:fldCharType="end"/>
            </w:r>
            <w:r w:rsidR="004406C0" w:rsidRPr="000C5781">
              <w:rPr>
                <w:rStyle w:val="Hyperlink"/>
                <w:noProof/>
              </w:rPr>
              <w:fldChar w:fldCharType="end"/>
            </w:r>
          </w:ins>
        </w:p>
        <w:p w14:paraId="1F8F49F7" w14:textId="4CBD3CF6" w:rsidR="004406C0" w:rsidRDefault="004406C0">
          <w:pPr>
            <w:pStyle w:val="TOC2"/>
            <w:tabs>
              <w:tab w:val="right" w:leader="dot" w:pos="8630"/>
            </w:tabs>
            <w:rPr>
              <w:ins w:id="8" w:author="Dimitri Saridakis (20083467)" w:date="2020-05-04T22:49:00Z"/>
              <w:rFonts w:eastAsiaTheme="minorEastAsia"/>
              <w:noProof/>
              <w:color w:val="auto"/>
            </w:rPr>
          </w:pPr>
          <w:ins w:id="9"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"_Toc39524984"</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rFonts w:cs="Times New Roman"/>
                <w:noProof/>
              </w:rPr>
              <w:t>Q1: Do houses and apartments tend to differ in rent amount paid?</w:t>
            </w:r>
            <w:r>
              <w:rPr>
                <w:noProof/>
                <w:webHidden/>
              </w:rPr>
              <w:tab/>
            </w:r>
            <w:r>
              <w:rPr>
                <w:noProof/>
                <w:webHidden/>
              </w:rPr>
              <w:fldChar w:fldCharType="begin"/>
            </w:r>
            <w:r>
              <w:rPr>
                <w:noProof/>
                <w:webHidden/>
              </w:rPr>
              <w:instrText xml:space="preserve"> PAGEREF _Toc39524984 \h </w:instrText>
            </w:r>
            <w:r>
              <w:rPr>
                <w:noProof/>
                <w:webHidden/>
              </w:rPr>
            </w:r>
          </w:ins>
          <w:r>
            <w:rPr>
              <w:noProof/>
              <w:webHidden/>
            </w:rPr>
            <w:fldChar w:fldCharType="separate"/>
          </w:r>
          <w:ins w:id="10" w:author="Dimitri Saridakis (20083467)" w:date="2020-05-04T22:49:00Z">
            <w:r>
              <w:rPr>
                <w:noProof/>
                <w:webHidden/>
              </w:rPr>
              <w:t>2</w:t>
            </w:r>
            <w:r>
              <w:rPr>
                <w:noProof/>
                <w:webHidden/>
              </w:rPr>
              <w:fldChar w:fldCharType="end"/>
            </w:r>
            <w:r w:rsidRPr="000C5781">
              <w:rPr>
                <w:rStyle w:val="Hyperlink"/>
                <w:noProof/>
              </w:rPr>
              <w:fldChar w:fldCharType="end"/>
            </w:r>
          </w:ins>
        </w:p>
        <w:p w14:paraId="57153F6D" w14:textId="7370ACC2" w:rsidR="004406C0" w:rsidRDefault="004406C0">
          <w:pPr>
            <w:pStyle w:val="TOC2"/>
            <w:tabs>
              <w:tab w:val="right" w:leader="dot" w:pos="8630"/>
            </w:tabs>
            <w:rPr>
              <w:ins w:id="11" w:author="Dimitri Saridakis (20083467)" w:date="2020-05-04T22:49:00Z"/>
              <w:rFonts w:eastAsiaTheme="minorEastAsia"/>
              <w:noProof/>
              <w:color w:val="auto"/>
            </w:rPr>
          </w:pPr>
          <w:ins w:id="12"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"_Toc39524985"</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Q2: Is population size a factor in rent level?</w:t>
            </w:r>
            <w:r>
              <w:rPr>
                <w:noProof/>
                <w:webHidden/>
              </w:rPr>
              <w:tab/>
            </w:r>
            <w:r>
              <w:rPr>
                <w:noProof/>
                <w:webHidden/>
              </w:rPr>
              <w:fldChar w:fldCharType="begin"/>
            </w:r>
            <w:r>
              <w:rPr>
                <w:noProof/>
                <w:webHidden/>
              </w:rPr>
              <w:instrText xml:space="preserve"> PAGEREF _Toc39524985 \h </w:instrText>
            </w:r>
            <w:r>
              <w:rPr>
                <w:noProof/>
                <w:webHidden/>
              </w:rPr>
            </w:r>
          </w:ins>
          <w:r>
            <w:rPr>
              <w:noProof/>
              <w:webHidden/>
            </w:rPr>
            <w:fldChar w:fldCharType="separate"/>
          </w:r>
          <w:ins w:id="13" w:author="Dimitri Saridakis (20083467)" w:date="2020-05-04T22:49:00Z">
            <w:r>
              <w:rPr>
                <w:noProof/>
                <w:webHidden/>
              </w:rPr>
              <w:t>5</w:t>
            </w:r>
            <w:r>
              <w:rPr>
                <w:noProof/>
                <w:webHidden/>
              </w:rPr>
              <w:fldChar w:fldCharType="end"/>
            </w:r>
            <w:r w:rsidRPr="000C5781">
              <w:rPr>
                <w:rStyle w:val="Hyperlink"/>
                <w:noProof/>
              </w:rPr>
              <w:fldChar w:fldCharType="end"/>
            </w:r>
          </w:ins>
        </w:p>
        <w:p w14:paraId="652F295D" w14:textId="163454FB" w:rsidR="004406C0" w:rsidRDefault="004406C0">
          <w:pPr>
            <w:pStyle w:val="TOC2"/>
            <w:tabs>
              <w:tab w:val="right" w:leader="dot" w:pos="8630"/>
            </w:tabs>
            <w:rPr>
              <w:ins w:id="14" w:author="Dimitri Saridakis (20083467)" w:date="2020-05-04T22:49:00Z"/>
              <w:rFonts w:eastAsiaTheme="minorEastAsia"/>
              <w:noProof/>
              <w:color w:val="auto"/>
            </w:rPr>
          </w:pPr>
          <w:ins w:id="15"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"_Toc39524986"</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Q3: Is the ratio of house occupants to apartment occupants the same for all occupant types? (E.g. if for families, 60% are in houses and 40% in apartments, is the 60:40 ratio the same for other occupant types?)</w:t>
            </w:r>
            <w:r>
              <w:rPr>
                <w:noProof/>
                <w:webHidden/>
              </w:rPr>
              <w:tab/>
            </w:r>
            <w:r>
              <w:rPr>
                <w:noProof/>
                <w:webHidden/>
              </w:rPr>
              <w:fldChar w:fldCharType="begin"/>
            </w:r>
            <w:r>
              <w:rPr>
                <w:noProof/>
                <w:webHidden/>
              </w:rPr>
              <w:instrText xml:space="preserve"> PAGEREF _Toc39524986 \h </w:instrText>
            </w:r>
            <w:r>
              <w:rPr>
                <w:noProof/>
                <w:webHidden/>
              </w:rPr>
            </w:r>
          </w:ins>
          <w:r>
            <w:rPr>
              <w:noProof/>
              <w:webHidden/>
            </w:rPr>
            <w:fldChar w:fldCharType="separate"/>
          </w:r>
          <w:ins w:id="16" w:author="Dimitri Saridakis (20083467)" w:date="2020-05-04T22:49:00Z">
            <w:r>
              <w:rPr>
                <w:noProof/>
                <w:webHidden/>
              </w:rPr>
              <w:t>7</w:t>
            </w:r>
            <w:r>
              <w:rPr>
                <w:noProof/>
                <w:webHidden/>
              </w:rPr>
              <w:fldChar w:fldCharType="end"/>
            </w:r>
            <w:r w:rsidRPr="000C5781">
              <w:rPr>
                <w:rStyle w:val="Hyperlink"/>
                <w:noProof/>
              </w:rPr>
              <w:fldChar w:fldCharType="end"/>
            </w:r>
          </w:ins>
        </w:p>
        <w:p w14:paraId="5D52BCC9" w14:textId="1945AB43" w:rsidR="004406C0" w:rsidRDefault="004406C0">
          <w:pPr>
            <w:pStyle w:val="TOC2"/>
            <w:tabs>
              <w:tab w:val="right" w:leader="dot" w:pos="8630"/>
            </w:tabs>
            <w:rPr>
              <w:ins w:id="17" w:author="Dimitri Saridakis (20083467)" w:date="2020-05-04T22:49:00Z"/>
              <w:rFonts w:eastAsiaTheme="minorEastAsia"/>
              <w:noProof/>
              <w:color w:val="auto"/>
            </w:rPr>
          </w:pPr>
          <w:ins w:id="18"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"_Toc39524987"</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Q4: Is the percentage of houses managed by property management companies about the same as for</w:t>
            </w:r>
            <w:r>
              <w:rPr>
                <w:noProof/>
                <w:webHidden/>
              </w:rPr>
              <w:tab/>
            </w:r>
            <w:r>
              <w:rPr>
                <w:noProof/>
                <w:webHidden/>
              </w:rPr>
              <w:fldChar w:fldCharType="begin"/>
            </w:r>
            <w:r>
              <w:rPr>
                <w:noProof/>
                <w:webHidden/>
              </w:rPr>
              <w:instrText xml:space="preserve"> PAGEREF _Toc39524987 \h </w:instrText>
            </w:r>
            <w:r>
              <w:rPr>
                <w:noProof/>
                <w:webHidden/>
              </w:rPr>
            </w:r>
          </w:ins>
          <w:r>
            <w:rPr>
              <w:noProof/>
              <w:webHidden/>
            </w:rPr>
            <w:fldChar w:fldCharType="separate"/>
          </w:r>
          <w:ins w:id="19" w:author="Dimitri Saridakis (20083467)" w:date="2020-05-04T22:49:00Z">
            <w:r>
              <w:rPr>
                <w:noProof/>
                <w:webHidden/>
              </w:rPr>
              <w:t>9</w:t>
            </w:r>
            <w:r>
              <w:rPr>
                <w:noProof/>
                <w:webHidden/>
              </w:rPr>
              <w:fldChar w:fldCharType="end"/>
            </w:r>
            <w:r w:rsidRPr="000C5781">
              <w:rPr>
                <w:rStyle w:val="Hyperlink"/>
                <w:noProof/>
              </w:rPr>
              <w:fldChar w:fldCharType="end"/>
            </w:r>
          </w:ins>
        </w:p>
        <w:p w14:paraId="4A21495B" w14:textId="25626C42" w:rsidR="004406C0" w:rsidRDefault="004406C0">
          <w:pPr>
            <w:pStyle w:val="TOC2"/>
            <w:tabs>
              <w:tab w:val="right" w:leader="dot" w:pos="8630"/>
            </w:tabs>
            <w:rPr>
              <w:ins w:id="20" w:author="Dimitri Saridakis (20083467)" w:date="2020-05-04T22:49:00Z"/>
              <w:rFonts w:eastAsiaTheme="minorEastAsia"/>
              <w:noProof/>
              <w:color w:val="auto"/>
            </w:rPr>
          </w:pPr>
          <w:ins w:id="21"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"_Toc39524988"</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apartments?</w:t>
            </w:r>
            <w:r>
              <w:rPr>
                <w:noProof/>
                <w:webHidden/>
              </w:rPr>
              <w:tab/>
            </w:r>
            <w:r>
              <w:rPr>
                <w:noProof/>
                <w:webHidden/>
              </w:rPr>
              <w:fldChar w:fldCharType="begin"/>
            </w:r>
            <w:r>
              <w:rPr>
                <w:noProof/>
                <w:webHidden/>
              </w:rPr>
              <w:instrText xml:space="preserve"> PAGEREF _Toc39524988 \h </w:instrText>
            </w:r>
            <w:r>
              <w:rPr>
                <w:noProof/>
                <w:webHidden/>
              </w:rPr>
            </w:r>
          </w:ins>
          <w:r>
            <w:rPr>
              <w:noProof/>
              <w:webHidden/>
            </w:rPr>
            <w:fldChar w:fldCharType="separate"/>
          </w:r>
          <w:ins w:id="22" w:author="Dimitri Saridakis (20083467)" w:date="2020-05-04T22:49:00Z">
            <w:r>
              <w:rPr>
                <w:noProof/>
                <w:webHidden/>
              </w:rPr>
              <w:t>9</w:t>
            </w:r>
            <w:r>
              <w:rPr>
                <w:noProof/>
                <w:webHidden/>
              </w:rPr>
              <w:fldChar w:fldCharType="end"/>
            </w:r>
            <w:r w:rsidRPr="000C5781">
              <w:rPr>
                <w:rStyle w:val="Hyperlink"/>
                <w:noProof/>
              </w:rPr>
              <w:fldChar w:fldCharType="end"/>
            </w:r>
          </w:ins>
        </w:p>
        <w:p w14:paraId="7A07F5D5" w14:textId="3F77BD4D" w:rsidR="004406C0" w:rsidRDefault="004406C0">
          <w:pPr>
            <w:pStyle w:val="TOC2"/>
            <w:tabs>
              <w:tab w:val="right" w:leader="dot" w:pos="8630"/>
            </w:tabs>
            <w:rPr>
              <w:ins w:id="23" w:author="Dimitri Saridakis (20083467)" w:date="2020-05-04T22:49:00Z"/>
              <w:rFonts w:eastAsiaTheme="minorEastAsia"/>
              <w:noProof/>
              <w:color w:val="auto"/>
            </w:rPr>
          </w:pPr>
          <w:ins w:id="24"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"_Toc39524989"</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Q5: Excluding “others”, is there evidence of differences in average rents between family, house share and single occupant?</w:t>
            </w:r>
            <w:r>
              <w:rPr>
                <w:noProof/>
                <w:webHidden/>
              </w:rPr>
              <w:tab/>
            </w:r>
            <w:r>
              <w:rPr>
                <w:noProof/>
                <w:webHidden/>
              </w:rPr>
              <w:fldChar w:fldCharType="begin"/>
            </w:r>
            <w:r>
              <w:rPr>
                <w:noProof/>
                <w:webHidden/>
              </w:rPr>
              <w:instrText xml:space="preserve"> PAGEREF _Toc39524989 \h </w:instrText>
            </w:r>
            <w:r>
              <w:rPr>
                <w:noProof/>
                <w:webHidden/>
              </w:rPr>
            </w:r>
          </w:ins>
          <w:r>
            <w:rPr>
              <w:noProof/>
              <w:webHidden/>
            </w:rPr>
            <w:fldChar w:fldCharType="separate"/>
          </w:r>
          <w:ins w:id="25" w:author="Dimitri Saridakis (20083467)" w:date="2020-05-04T22:49:00Z">
            <w:r>
              <w:rPr>
                <w:noProof/>
                <w:webHidden/>
              </w:rPr>
              <w:t>11</w:t>
            </w:r>
            <w:r>
              <w:rPr>
                <w:noProof/>
                <w:webHidden/>
              </w:rPr>
              <w:fldChar w:fldCharType="end"/>
            </w:r>
            <w:r w:rsidRPr="000C5781">
              <w:rPr>
                <w:rStyle w:val="Hyperlink"/>
                <w:noProof/>
              </w:rPr>
              <w:fldChar w:fldCharType="end"/>
            </w:r>
          </w:ins>
        </w:p>
        <w:p w14:paraId="1E6EDB0D" w14:textId="1113BDC0" w:rsidR="004406C0" w:rsidRDefault="004406C0">
          <w:pPr>
            <w:pStyle w:val="TOC2"/>
            <w:tabs>
              <w:tab w:val="right" w:leader="dot" w:pos="8630"/>
            </w:tabs>
            <w:rPr>
              <w:ins w:id="26" w:author="Dimitri Saridakis (20083467)" w:date="2020-05-04T22:49:00Z"/>
              <w:rFonts w:eastAsiaTheme="minorEastAsia"/>
              <w:noProof/>
              <w:color w:val="auto"/>
            </w:rPr>
          </w:pPr>
          <w:ins w:id="27"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"_Toc39524990"</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Q6: Have rents increased from where they were one year ago?</w:t>
            </w:r>
            <w:r>
              <w:rPr>
                <w:noProof/>
                <w:webHidden/>
              </w:rPr>
              <w:tab/>
            </w:r>
            <w:r>
              <w:rPr>
                <w:noProof/>
                <w:webHidden/>
              </w:rPr>
              <w:fldChar w:fldCharType="begin"/>
            </w:r>
            <w:r>
              <w:rPr>
                <w:noProof/>
                <w:webHidden/>
              </w:rPr>
              <w:instrText xml:space="preserve"> PAGEREF _Toc39524990 \h </w:instrText>
            </w:r>
            <w:r>
              <w:rPr>
                <w:noProof/>
                <w:webHidden/>
              </w:rPr>
            </w:r>
          </w:ins>
          <w:r>
            <w:rPr>
              <w:noProof/>
              <w:webHidden/>
            </w:rPr>
            <w:fldChar w:fldCharType="separate"/>
          </w:r>
          <w:ins w:id="28" w:author="Dimitri Saridakis (20083467)" w:date="2020-05-04T22:49:00Z">
            <w:r>
              <w:rPr>
                <w:noProof/>
                <w:webHidden/>
              </w:rPr>
              <w:t>14</w:t>
            </w:r>
            <w:r>
              <w:rPr>
                <w:noProof/>
                <w:webHidden/>
              </w:rPr>
              <w:fldChar w:fldCharType="end"/>
            </w:r>
            <w:r w:rsidRPr="000C5781">
              <w:rPr>
                <w:rStyle w:val="Hyperlink"/>
                <w:noProof/>
              </w:rPr>
              <w:fldChar w:fldCharType="end"/>
            </w:r>
          </w:ins>
        </w:p>
        <w:p w14:paraId="1DD64024" w14:textId="5F093592" w:rsidR="004406C0" w:rsidRDefault="004406C0">
          <w:pPr>
            <w:pStyle w:val="TOC1"/>
            <w:tabs>
              <w:tab w:val="right" w:leader="dot" w:pos="8630"/>
            </w:tabs>
            <w:rPr>
              <w:ins w:id="29" w:author="Dimitri Saridakis (20083467)" w:date="2020-05-04T22:49:00Z"/>
              <w:rFonts w:eastAsiaTheme="minorEastAsia"/>
              <w:noProof/>
              <w:color w:val="auto"/>
            </w:rPr>
          </w:pPr>
          <w:ins w:id="30"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"_Toc39524991"</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Part B:</w:t>
            </w:r>
            <w:r>
              <w:rPr>
                <w:noProof/>
                <w:webHidden/>
              </w:rPr>
              <w:tab/>
            </w:r>
            <w:r>
              <w:rPr>
                <w:noProof/>
                <w:webHidden/>
              </w:rPr>
              <w:fldChar w:fldCharType="begin"/>
            </w:r>
            <w:r>
              <w:rPr>
                <w:noProof/>
                <w:webHidden/>
              </w:rPr>
              <w:instrText xml:space="preserve"> PAGEREF _Toc39524991 \h </w:instrText>
            </w:r>
            <w:r>
              <w:rPr>
                <w:noProof/>
                <w:webHidden/>
              </w:rPr>
            </w:r>
          </w:ins>
          <w:r>
            <w:rPr>
              <w:noProof/>
              <w:webHidden/>
            </w:rPr>
            <w:fldChar w:fldCharType="separate"/>
          </w:r>
          <w:ins w:id="31" w:author="Dimitri Saridakis (20083467)" w:date="2020-05-04T22:49:00Z">
            <w:r>
              <w:rPr>
                <w:noProof/>
                <w:webHidden/>
              </w:rPr>
              <w:t>16</w:t>
            </w:r>
            <w:r>
              <w:rPr>
                <w:noProof/>
                <w:webHidden/>
              </w:rPr>
              <w:fldChar w:fldCharType="end"/>
            </w:r>
            <w:r w:rsidRPr="000C5781">
              <w:rPr>
                <w:rStyle w:val="Hyperlink"/>
                <w:noProof/>
              </w:rPr>
              <w:fldChar w:fldCharType="end"/>
            </w:r>
          </w:ins>
        </w:p>
        <w:p w14:paraId="3F676451" w14:textId="7814BDED" w:rsidR="004406C0" w:rsidRDefault="004406C0">
          <w:pPr>
            <w:pStyle w:val="TOC2"/>
            <w:tabs>
              <w:tab w:val="right" w:leader="dot" w:pos="8630"/>
            </w:tabs>
            <w:rPr>
              <w:ins w:id="32" w:author="Dimitri Saridakis (20083467)" w:date="2020-05-04T22:49:00Z"/>
              <w:rFonts w:eastAsiaTheme="minorEastAsia"/>
              <w:noProof/>
              <w:color w:val="auto"/>
            </w:rPr>
          </w:pPr>
          <w:ins w:id="33"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"_Toc39524992"</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Q7: Simple Regression:</w:t>
            </w:r>
            <w:r>
              <w:rPr>
                <w:noProof/>
                <w:webHidden/>
              </w:rPr>
              <w:tab/>
            </w:r>
            <w:r>
              <w:rPr>
                <w:noProof/>
                <w:webHidden/>
              </w:rPr>
              <w:fldChar w:fldCharType="begin"/>
            </w:r>
            <w:r>
              <w:rPr>
                <w:noProof/>
                <w:webHidden/>
              </w:rPr>
              <w:instrText xml:space="preserve"> PAGEREF _Toc39524992 \h </w:instrText>
            </w:r>
            <w:r>
              <w:rPr>
                <w:noProof/>
                <w:webHidden/>
              </w:rPr>
            </w:r>
          </w:ins>
          <w:r>
            <w:rPr>
              <w:noProof/>
              <w:webHidden/>
            </w:rPr>
            <w:fldChar w:fldCharType="separate"/>
          </w:r>
          <w:ins w:id="34" w:author="Dimitri Saridakis (20083467)" w:date="2020-05-04T22:49:00Z">
            <w:r>
              <w:rPr>
                <w:noProof/>
                <w:webHidden/>
              </w:rPr>
              <w:t>16</w:t>
            </w:r>
            <w:r>
              <w:rPr>
                <w:noProof/>
                <w:webHidden/>
              </w:rPr>
              <w:fldChar w:fldCharType="end"/>
            </w:r>
            <w:r w:rsidRPr="000C5781">
              <w:rPr>
                <w:rStyle w:val="Hyperlink"/>
                <w:noProof/>
              </w:rPr>
              <w:fldChar w:fldCharType="end"/>
            </w:r>
          </w:ins>
        </w:p>
        <w:p w14:paraId="7C805CF3" w14:textId="05AAA818" w:rsidR="004406C0" w:rsidRDefault="004406C0">
          <w:pPr>
            <w:pStyle w:val="TOC2"/>
            <w:tabs>
              <w:tab w:val="right" w:leader="dot" w:pos="8630"/>
            </w:tabs>
            <w:rPr>
              <w:ins w:id="35" w:author="Dimitri Saridakis (20083467)" w:date="2020-05-04T22:49:00Z"/>
              <w:rFonts w:eastAsiaTheme="minorEastAsia"/>
              <w:noProof/>
              <w:color w:val="auto"/>
            </w:rPr>
          </w:pPr>
          <w:ins w:id="36"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"_Toc39524993"</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Q8: Multiple Regression</w:t>
            </w:r>
            <w:r>
              <w:rPr>
                <w:noProof/>
                <w:webHidden/>
              </w:rPr>
              <w:tab/>
            </w:r>
            <w:r>
              <w:rPr>
                <w:noProof/>
                <w:webHidden/>
              </w:rPr>
              <w:fldChar w:fldCharType="begin"/>
            </w:r>
            <w:r>
              <w:rPr>
                <w:noProof/>
                <w:webHidden/>
              </w:rPr>
              <w:instrText xml:space="preserve"> PAGEREF _Toc39524993 \h </w:instrText>
            </w:r>
            <w:r>
              <w:rPr>
                <w:noProof/>
                <w:webHidden/>
              </w:rPr>
            </w:r>
          </w:ins>
          <w:r>
            <w:rPr>
              <w:noProof/>
              <w:webHidden/>
            </w:rPr>
            <w:fldChar w:fldCharType="separate"/>
          </w:r>
          <w:ins w:id="37" w:author="Dimitri Saridakis (20083467)" w:date="2020-05-04T22:49:00Z">
            <w:r>
              <w:rPr>
                <w:noProof/>
                <w:webHidden/>
              </w:rPr>
              <w:t>20</w:t>
            </w:r>
            <w:r>
              <w:rPr>
                <w:noProof/>
                <w:webHidden/>
              </w:rPr>
              <w:fldChar w:fldCharType="end"/>
            </w:r>
            <w:r w:rsidRPr="000C5781">
              <w:rPr>
                <w:rStyle w:val="Hyperlink"/>
                <w:noProof/>
              </w:rPr>
              <w:fldChar w:fldCharType="end"/>
            </w:r>
          </w:ins>
        </w:p>
        <w:p w14:paraId="637ADB33" w14:textId="46D6B404" w:rsidR="004406C0" w:rsidRDefault="004406C0">
          <w:pPr>
            <w:pStyle w:val="TOC1"/>
            <w:tabs>
              <w:tab w:val="right" w:leader="dot" w:pos="8630"/>
            </w:tabs>
            <w:rPr>
              <w:ins w:id="38" w:author="Dimitri Saridakis (20083467)" w:date="2020-05-04T22:49:00Z"/>
              <w:rFonts w:eastAsiaTheme="minorEastAsia"/>
              <w:noProof/>
              <w:color w:val="auto"/>
            </w:rPr>
          </w:pPr>
          <w:ins w:id="39"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"_Toc39524994"</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R Code:</w:t>
            </w:r>
            <w:r>
              <w:rPr>
                <w:noProof/>
                <w:webHidden/>
              </w:rPr>
              <w:tab/>
            </w:r>
            <w:r>
              <w:rPr>
                <w:noProof/>
                <w:webHidden/>
              </w:rPr>
              <w:fldChar w:fldCharType="begin"/>
            </w:r>
            <w:r>
              <w:rPr>
                <w:noProof/>
                <w:webHidden/>
              </w:rPr>
              <w:instrText xml:space="preserve"> PAGEREF _Toc39524994 \h </w:instrText>
            </w:r>
            <w:r>
              <w:rPr>
                <w:noProof/>
                <w:webHidden/>
              </w:rPr>
            </w:r>
          </w:ins>
          <w:r>
            <w:rPr>
              <w:noProof/>
              <w:webHidden/>
            </w:rPr>
            <w:fldChar w:fldCharType="separate"/>
          </w:r>
          <w:ins w:id="40" w:author="Dimitri Saridakis (20083467)" w:date="2020-05-04T22:49:00Z">
            <w:r>
              <w:rPr>
                <w:noProof/>
                <w:webHidden/>
              </w:rPr>
              <w:t>25</w:t>
            </w:r>
            <w:r>
              <w:rPr>
                <w:noProof/>
                <w:webHidden/>
              </w:rPr>
              <w:fldChar w:fldCharType="end"/>
            </w:r>
            <w:r w:rsidRPr="000C5781">
              <w:rPr>
                <w:rStyle w:val="Hyperlink"/>
                <w:noProof/>
              </w:rPr>
              <w:fldChar w:fldCharType="end"/>
            </w:r>
          </w:ins>
        </w:p>
        <w:p w14:paraId="7B38165B" w14:textId="3BA4B9D2" w:rsidR="004406C0" w:rsidRDefault="004406C0">
          <w:pPr>
            <w:pStyle w:val="TOC2"/>
            <w:tabs>
              <w:tab w:val="right" w:leader="dot" w:pos="8630"/>
            </w:tabs>
            <w:rPr>
              <w:ins w:id="41" w:author="Dimitri Saridakis (20083467)" w:date="2020-05-04T22:49:00Z"/>
              <w:rFonts w:eastAsiaTheme="minorEastAsia"/>
              <w:noProof/>
              <w:color w:val="auto"/>
            </w:rPr>
          </w:pPr>
          <w:ins w:id="42"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"_Toc39524995"</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#question1</w:t>
            </w:r>
            <w:r>
              <w:rPr>
                <w:noProof/>
                <w:webHidden/>
              </w:rPr>
              <w:tab/>
            </w:r>
            <w:r>
              <w:rPr>
                <w:noProof/>
                <w:webHidden/>
              </w:rPr>
              <w:fldChar w:fldCharType="begin"/>
            </w:r>
            <w:r>
              <w:rPr>
                <w:noProof/>
                <w:webHidden/>
              </w:rPr>
              <w:instrText xml:space="preserve"> PAGEREF _Toc39524995 \h </w:instrText>
            </w:r>
            <w:r>
              <w:rPr>
                <w:noProof/>
                <w:webHidden/>
              </w:rPr>
            </w:r>
          </w:ins>
          <w:r>
            <w:rPr>
              <w:noProof/>
              <w:webHidden/>
            </w:rPr>
            <w:fldChar w:fldCharType="separate"/>
          </w:r>
          <w:ins w:id="43" w:author="Dimitri Saridakis (20083467)" w:date="2020-05-04T22:49:00Z">
            <w:r>
              <w:rPr>
                <w:noProof/>
                <w:webHidden/>
              </w:rPr>
              <w:t>25</w:t>
            </w:r>
            <w:r>
              <w:rPr>
                <w:noProof/>
                <w:webHidden/>
              </w:rPr>
              <w:fldChar w:fldCharType="end"/>
            </w:r>
            <w:r w:rsidRPr="000C5781">
              <w:rPr>
                <w:rStyle w:val="Hyperlink"/>
                <w:noProof/>
              </w:rPr>
              <w:fldChar w:fldCharType="end"/>
            </w:r>
          </w:ins>
        </w:p>
        <w:p w14:paraId="31BE914D" w14:textId="4EF596DF" w:rsidR="004406C0" w:rsidRDefault="004406C0">
          <w:pPr>
            <w:pStyle w:val="TOC2"/>
            <w:tabs>
              <w:tab w:val="right" w:leader="dot" w:pos="8630"/>
            </w:tabs>
            <w:rPr>
              <w:ins w:id="44" w:author="Dimitri Saridakis (20083467)" w:date="2020-05-04T22:49:00Z"/>
              <w:rFonts w:eastAsiaTheme="minorEastAsia"/>
              <w:noProof/>
              <w:color w:val="auto"/>
            </w:rPr>
          </w:pPr>
          <w:ins w:id="45"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"_Toc39524996"</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#question2</w:t>
            </w:r>
            <w:r>
              <w:rPr>
                <w:noProof/>
                <w:webHidden/>
              </w:rPr>
              <w:tab/>
            </w:r>
            <w:r>
              <w:rPr>
                <w:noProof/>
                <w:webHidden/>
              </w:rPr>
              <w:fldChar w:fldCharType="begin"/>
            </w:r>
            <w:r>
              <w:rPr>
                <w:noProof/>
                <w:webHidden/>
              </w:rPr>
              <w:instrText xml:space="preserve"> PAGEREF _Toc39524996 \h </w:instrText>
            </w:r>
            <w:r>
              <w:rPr>
                <w:noProof/>
                <w:webHidden/>
              </w:rPr>
            </w:r>
          </w:ins>
          <w:r>
            <w:rPr>
              <w:noProof/>
              <w:webHidden/>
            </w:rPr>
            <w:fldChar w:fldCharType="separate"/>
          </w:r>
          <w:ins w:id="46" w:author="Dimitri Saridakis (20083467)" w:date="2020-05-04T22:49:00Z">
            <w:r>
              <w:rPr>
                <w:noProof/>
                <w:webHidden/>
              </w:rPr>
              <w:t>25</w:t>
            </w:r>
            <w:r>
              <w:rPr>
                <w:noProof/>
                <w:webHidden/>
              </w:rPr>
              <w:fldChar w:fldCharType="end"/>
            </w:r>
            <w:r w:rsidRPr="000C5781">
              <w:rPr>
                <w:rStyle w:val="Hyperlink"/>
                <w:noProof/>
              </w:rPr>
              <w:fldChar w:fldCharType="end"/>
            </w:r>
          </w:ins>
        </w:p>
        <w:p w14:paraId="76D914B4" w14:textId="5B62FC02" w:rsidR="004406C0" w:rsidRDefault="004406C0">
          <w:pPr>
            <w:pStyle w:val="TOC2"/>
            <w:tabs>
              <w:tab w:val="right" w:leader="dot" w:pos="8630"/>
            </w:tabs>
            <w:rPr>
              <w:ins w:id="47" w:author="Dimitri Saridakis (20083467)" w:date="2020-05-04T22:49:00Z"/>
              <w:rFonts w:eastAsiaTheme="minorEastAsia"/>
              <w:noProof/>
              <w:color w:val="auto"/>
            </w:rPr>
          </w:pPr>
          <w:ins w:id="48"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"_Toc39524997"</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#question3</w:t>
            </w:r>
            <w:r>
              <w:rPr>
                <w:noProof/>
                <w:webHidden/>
              </w:rPr>
              <w:tab/>
            </w:r>
            <w:r>
              <w:rPr>
                <w:noProof/>
                <w:webHidden/>
              </w:rPr>
              <w:fldChar w:fldCharType="begin"/>
            </w:r>
            <w:r>
              <w:rPr>
                <w:noProof/>
                <w:webHidden/>
              </w:rPr>
              <w:instrText xml:space="preserve"> PAGEREF _Toc39524997 \h </w:instrText>
            </w:r>
            <w:r>
              <w:rPr>
                <w:noProof/>
                <w:webHidden/>
              </w:rPr>
            </w:r>
          </w:ins>
          <w:r>
            <w:rPr>
              <w:noProof/>
              <w:webHidden/>
            </w:rPr>
            <w:fldChar w:fldCharType="separate"/>
          </w:r>
          <w:ins w:id="49" w:author="Dimitri Saridakis (20083467)" w:date="2020-05-04T22:49:00Z">
            <w:r>
              <w:rPr>
                <w:noProof/>
                <w:webHidden/>
              </w:rPr>
              <w:t>27</w:t>
            </w:r>
            <w:r>
              <w:rPr>
                <w:noProof/>
                <w:webHidden/>
              </w:rPr>
              <w:fldChar w:fldCharType="end"/>
            </w:r>
            <w:r w:rsidRPr="000C5781">
              <w:rPr>
                <w:rStyle w:val="Hyperlink"/>
                <w:noProof/>
              </w:rPr>
              <w:fldChar w:fldCharType="end"/>
            </w:r>
          </w:ins>
        </w:p>
        <w:p w14:paraId="00FC4683" w14:textId="35C39864" w:rsidR="004406C0" w:rsidRDefault="004406C0">
          <w:pPr>
            <w:pStyle w:val="TOC2"/>
            <w:tabs>
              <w:tab w:val="right" w:leader="dot" w:pos="8630"/>
            </w:tabs>
            <w:rPr>
              <w:ins w:id="50" w:author="Dimitri Saridakis (20083467)" w:date="2020-05-04T22:49:00Z"/>
              <w:rFonts w:eastAsiaTheme="minorEastAsia"/>
              <w:noProof/>
              <w:color w:val="auto"/>
            </w:rPr>
          </w:pPr>
          <w:ins w:id="51"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"_Toc39524998"</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#question5</w:t>
            </w:r>
            <w:r>
              <w:rPr>
                <w:noProof/>
                <w:webHidden/>
              </w:rPr>
              <w:tab/>
            </w:r>
            <w:r>
              <w:rPr>
                <w:noProof/>
                <w:webHidden/>
              </w:rPr>
              <w:fldChar w:fldCharType="begin"/>
            </w:r>
            <w:r>
              <w:rPr>
                <w:noProof/>
                <w:webHidden/>
              </w:rPr>
              <w:instrText xml:space="preserve"> PAGEREF _Toc39524998 \h </w:instrText>
            </w:r>
            <w:r>
              <w:rPr>
                <w:noProof/>
                <w:webHidden/>
              </w:rPr>
            </w:r>
          </w:ins>
          <w:r>
            <w:rPr>
              <w:noProof/>
              <w:webHidden/>
            </w:rPr>
            <w:fldChar w:fldCharType="separate"/>
          </w:r>
          <w:ins w:id="52" w:author="Dimitri Saridakis (20083467)" w:date="2020-05-04T22:49:00Z">
            <w:r>
              <w:rPr>
                <w:noProof/>
                <w:webHidden/>
              </w:rPr>
              <w:t>29</w:t>
            </w:r>
            <w:r>
              <w:rPr>
                <w:noProof/>
                <w:webHidden/>
              </w:rPr>
              <w:fldChar w:fldCharType="end"/>
            </w:r>
            <w:r w:rsidRPr="000C5781">
              <w:rPr>
                <w:rStyle w:val="Hyperlink"/>
                <w:noProof/>
              </w:rPr>
              <w:fldChar w:fldCharType="end"/>
            </w:r>
          </w:ins>
        </w:p>
        <w:p w14:paraId="6929D2A6" w14:textId="54626CE0" w:rsidR="004406C0" w:rsidRDefault="004406C0">
          <w:pPr>
            <w:pStyle w:val="TOC2"/>
            <w:tabs>
              <w:tab w:val="right" w:leader="dot" w:pos="8630"/>
            </w:tabs>
            <w:rPr>
              <w:ins w:id="53" w:author="Dimitri Saridakis (20083467)" w:date="2020-05-04T22:49:00Z"/>
              <w:rFonts w:eastAsiaTheme="minorEastAsia"/>
              <w:noProof/>
              <w:color w:val="auto"/>
            </w:rPr>
          </w:pPr>
          <w:ins w:id="54"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"_Toc39524999"</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#question6</w:t>
            </w:r>
            <w:r>
              <w:rPr>
                <w:noProof/>
                <w:webHidden/>
              </w:rPr>
              <w:tab/>
            </w:r>
            <w:r>
              <w:rPr>
                <w:noProof/>
                <w:webHidden/>
              </w:rPr>
              <w:fldChar w:fldCharType="begin"/>
            </w:r>
            <w:r>
              <w:rPr>
                <w:noProof/>
                <w:webHidden/>
              </w:rPr>
              <w:instrText xml:space="preserve"> PAGEREF _Toc39524999 \h </w:instrText>
            </w:r>
            <w:r>
              <w:rPr>
                <w:noProof/>
                <w:webHidden/>
              </w:rPr>
            </w:r>
          </w:ins>
          <w:r>
            <w:rPr>
              <w:noProof/>
              <w:webHidden/>
            </w:rPr>
            <w:fldChar w:fldCharType="separate"/>
          </w:r>
          <w:ins w:id="55" w:author="Dimitri Saridakis (20083467)" w:date="2020-05-04T22:49:00Z">
            <w:r>
              <w:rPr>
                <w:noProof/>
                <w:webHidden/>
              </w:rPr>
              <w:t>31</w:t>
            </w:r>
            <w:r>
              <w:rPr>
                <w:noProof/>
                <w:webHidden/>
              </w:rPr>
              <w:fldChar w:fldCharType="end"/>
            </w:r>
            <w:r w:rsidRPr="000C5781">
              <w:rPr>
                <w:rStyle w:val="Hyperlink"/>
                <w:noProof/>
              </w:rPr>
              <w:fldChar w:fldCharType="end"/>
            </w:r>
          </w:ins>
        </w:p>
        <w:p w14:paraId="048319F4" w14:textId="0D8E491A" w:rsidR="004406C0" w:rsidRDefault="004406C0">
          <w:pPr>
            <w:pStyle w:val="TOC2"/>
            <w:tabs>
              <w:tab w:val="right" w:leader="dot" w:pos="8630"/>
            </w:tabs>
            <w:rPr>
              <w:ins w:id="56" w:author="Dimitri Saridakis (20083467)" w:date="2020-05-04T22:49:00Z"/>
              <w:rFonts w:eastAsiaTheme="minorEastAsia"/>
              <w:noProof/>
              <w:color w:val="auto"/>
            </w:rPr>
          </w:pPr>
          <w:ins w:id="57"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"_Toc39525000"</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 Q7 Simple Regression</w:t>
            </w:r>
            <w:r>
              <w:rPr>
                <w:noProof/>
                <w:webHidden/>
              </w:rPr>
              <w:tab/>
            </w:r>
            <w:r>
              <w:rPr>
                <w:noProof/>
                <w:webHidden/>
              </w:rPr>
              <w:fldChar w:fldCharType="begin"/>
            </w:r>
            <w:r>
              <w:rPr>
                <w:noProof/>
                <w:webHidden/>
              </w:rPr>
              <w:instrText xml:space="preserve"> PAGEREF _Toc39525000 \h </w:instrText>
            </w:r>
            <w:r>
              <w:rPr>
                <w:noProof/>
                <w:webHidden/>
              </w:rPr>
            </w:r>
          </w:ins>
          <w:r>
            <w:rPr>
              <w:noProof/>
              <w:webHidden/>
            </w:rPr>
            <w:fldChar w:fldCharType="separate"/>
          </w:r>
          <w:ins w:id="58" w:author="Dimitri Saridakis (20083467)" w:date="2020-05-04T22:49:00Z">
            <w:r>
              <w:rPr>
                <w:noProof/>
                <w:webHidden/>
              </w:rPr>
              <w:t>33</w:t>
            </w:r>
            <w:r>
              <w:rPr>
                <w:noProof/>
                <w:webHidden/>
              </w:rPr>
              <w:fldChar w:fldCharType="end"/>
            </w:r>
            <w:r w:rsidRPr="000C5781">
              <w:rPr>
                <w:rStyle w:val="Hyperlink"/>
                <w:noProof/>
              </w:rPr>
              <w:fldChar w:fldCharType="end"/>
            </w:r>
          </w:ins>
        </w:p>
        <w:p w14:paraId="348756F2" w14:textId="52002E7F" w:rsidR="004406C0" w:rsidRDefault="004406C0">
          <w:pPr>
            <w:pStyle w:val="TOC2"/>
            <w:tabs>
              <w:tab w:val="right" w:leader="dot" w:pos="8630"/>
            </w:tabs>
            <w:rPr>
              <w:ins w:id="59" w:author="Dimitri Saridakis (20083467)" w:date="2020-05-04T22:49:00Z"/>
              <w:rFonts w:eastAsiaTheme="minorEastAsia"/>
              <w:noProof/>
              <w:color w:val="auto"/>
            </w:rPr>
          </w:pPr>
          <w:ins w:id="60" w:author="Dimitri Saridakis (20083467)" w:date="2020-05-04T22:49:00Z">
            <w:r w:rsidRPr="000C5781">
              <w:rPr>
                <w:rStyle w:val="Hyperlink"/>
                <w:noProof/>
              </w:rPr>
              <w:fldChar w:fldCharType="begin"/>
            </w:r>
            <w:r w:rsidRPr="000C5781">
              <w:rPr>
                <w:rStyle w:val="Hyperlink"/>
                <w:noProof/>
              </w:rPr>
              <w:instrText xml:space="preserve"> </w:instrText>
            </w:r>
            <w:r>
              <w:rPr>
                <w:noProof/>
              </w:rPr>
              <w:instrText>HYPERLINK \l "_Toc39525001"</w:instrText>
            </w:r>
            <w:r w:rsidRPr="000C5781">
              <w:rPr>
                <w:rStyle w:val="Hyperlink"/>
                <w:noProof/>
              </w:rPr>
              <w:instrText xml:space="preserve"> </w:instrText>
            </w:r>
            <w:r w:rsidRPr="000C5781">
              <w:rPr>
                <w:rStyle w:val="Hyperlink"/>
                <w:noProof/>
              </w:rPr>
            </w:r>
            <w:r w:rsidRPr="000C5781">
              <w:rPr>
                <w:rStyle w:val="Hyperlink"/>
                <w:noProof/>
              </w:rPr>
              <w:fldChar w:fldCharType="separate"/>
            </w:r>
            <w:r w:rsidRPr="000C5781">
              <w:rPr>
                <w:rStyle w:val="Hyperlink"/>
                <w:noProof/>
              </w:rPr>
              <w:t># Q8 Mulitple Regression</w:t>
            </w:r>
            <w:r>
              <w:rPr>
                <w:noProof/>
                <w:webHidden/>
              </w:rPr>
              <w:tab/>
            </w:r>
            <w:r>
              <w:rPr>
                <w:noProof/>
                <w:webHidden/>
              </w:rPr>
              <w:fldChar w:fldCharType="begin"/>
            </w:r>
            <w:r>
              <w:rPr>
                <w:noProof/>
                <w:webHidden/>
              </w:rPr>
              <w:instrText xml:space="preserve"> PAGEREF _Toc39525001 \h </w:instrText>
            </w:r>
            <w:r>
              <w:rPr>
                <w:noProof/>
                <w:webHidden/>
              </w:rPr>
            </w:r>
          </w:ins>
          <w:r>
            <w:rPr>
              <w:noProof/>
              <w:webHidden/>
            </w:rPr>
            <w:fldChar w:fldCharType="separate"/>
          </w:r>
          <w:ins w:id="61" w:author="Dimitri Saridakis (20083467)" w:date="2020-05-04T22:49:00Z">
            <w:r>
              <w:rPr>
                <w:noProof/>
                <w:webHidden/>
              </w:rPr>
              <w:t>34</w:t>
            </w:r>
            <w:r>
              <w:rPr>
                <w:noProof/>
                <w:webHidden/>
              </w:rPr>
              <w:fldChar w:fldCharType="end"/>
            </w:r>
            <w:r w:rsidRPr="000C5781">
              <w:rPr>
                <w:rStyle w:val="Hyperlink"/>
                <w:noProof/>
              </w:rPr>
              <w:fldChar w:fldCharType="end"/>
            </w:r>
          </w:ins>
        </w:p>
        <w:p w14:paraId="1E2DD781" w14:textId="2ACF10D9" w:rsidR="00A740D0" w:rsidDel="00517CCD" w:rsidRDefault="00A740D0">
          <w:pPr>
            <w:pStyle w:val="TOC1"/>
            <w:tabs>
              <w:tab w:val="right" w:leader="dot" w:pos="8630"/>
            </w:tabs>
            <w:rPr>
              <w:del w:id="62" w:author="Dimitri Saridakis (20083467)" w:date="2020-05-04T20:13:00Z"/>
              <w:rFonts w:eastAsiaTheme="minorEastAsia"/>
              <w:noProof/>
              <w:color w:val="auto"/>
            </w:rPr>
          </w:pPr>
          <w:del w:id="63" w:author="Dimitri Saridakis (20083467)" w:date="2020-05-04T20:13:00Z">
            <w:r w:rsidRPr="00517CCD" w:rsidDel="00517CCD">
              <w:rPr>
                <w:rStyle w:val="Hyperlink"/>
                <w:noProof/>
                <w:rPrChange w:id="64" w:author="Dimitri Saridakis (20083467)" w:date="2020-05-04T20:13:00Z">
                  <w:rPr>
                    <w:rStyle w:val="Hyperlink"/>
                    <w:noProof/>
                  </w:rPr>
                </w:rPrChange>
              </w:rPr>
              <w:delText>Part A</w:delText>
            </w:r>
            <w:r w:rsidDel="00517CCD">
              <w:rPr>
                <w:noProof/>
                <w:webHidden/>
              </w:rPr>
              <w:tab/>
              <w:delText>2</w:delText>
            </w:r>
          </w:del>
        </w:p>
        <w:p w14:paraId="5FB1206A" w14:textId="56738EDF" w:rsidR="00A740D0" w:rsidDel="00517CCD" w:rsidRDefault="00A740D0">
          <w:pPr>
            <w:pStyle w:val="TOC2"/>
            <w:tabs>
              <w:tab w:val="right" w:leader="dot" w:pos="8630"/>
            </w:tabs>
            <w:rPr>
              <w:del w:id="65" w:author="Dimitri Saridakis (20083467)" w:date="2020-05-04T20:13:00Z"/>
              <w:rFonts w:eastAsiaTheme="minorEastAsia"/>
              <w:noProof/>
              <w:color w:val="auto"/>
            </w:rPr>
          </w:pPr>
          <w:del w:id="66" w:author="Dimitri Saridakis (20083467)" w:date="2020-05-04T20:13:00Z">
            <w:r w:rsidRPr="00517CCD" w:rsidDel="00517CCD">
              <w:rPr>
                <w:rStyle w:val="Hyperlink"/>
                <w:rFonts w:cs="Times New Roman"/>
                <w:noProof/>
                <w:rPrChange w:id="67" w:author="Dimitri Saridakis (20083467)" w:date="2020-05-04T20:13:00Z">
                  <w:rPr>
                    <w:rStyle w:val="Hyperlink"/>
                    <w:rFonts w:cs="Times New Roman"/>
                    <w:noProof/>
                  </w:rPr>
                </w:rPrChange>
              </w:rPr>
              <w:delText>Q1: Do houses and apartments tend to differ in rent amount paid?</w:delText>
            </w:r>
            <w:r w:rsidDel="00517CCD">
              <w:rPr>
                <w:noProof/>
                <w:webHidden/>
              </w:rPr>
              <w:tab/>
              <w:delText>2</w:delText>
            </w:r>
          </w:del>
        </w:p>
        <w:p w14:paraId="29357753" w14:textId="13CF25B5" w:rsidR="00A740D0" w:rsidDel="00517CCD" w:rsidRDefault="00A740D0">
          <w:pPr>
            <w:pStyle w:val="TOC2"/>
            <w:tabs>
              <w:tab w:val="right" w:leader="dot" w:pos="8630"/>
            </w:tabs>
            <w:rPr>
              <w:del w:id="68" w:author="Dimitri Saridakis (20083467)" w:date="2020-05-04T20:13:00Z"/>
              <w:rFonts w:eastAsiaTheme="minorEastAsia"/>
              <w:noProof/>
              <w:color w:val="auto"/>
            </w:rPr>
          </w:pPr>
          <w:del w:id="69" w:author="Dimitri Saridakis (20083467)" w:date="2020-05-04T20:13:00Z">
            <w:r w:rsidRPr="00517CCD" w:rsidDel="00517CCD">
              <w:rPr>
                <w:rStyle w:val="Hyperlink"/>
                <w:noProof/>
                <w:rPrChange w:id="70" w:author="Dimitri Saridakis (20083467)" w:date="2020-05-04T20:13:00Z">
                  <w:rPr>
                    <w:rStyle w:val="Hyperlink"/>
                    <w:noProof/>
                  </w:rPr>
                </w:rPrChange>
              </w:rPr>
              <w:delText>Q2: Is population size a factor in rent level?</w:delText>
            </w:r>
            <w:r w:rsidDel="00517CCD">
              <w:rPr>
                <w:noProof/>
                <w:webHidden/>
              </w:rPr>
              <w:tab/>
              <w:delText>4</w:delText>
            </w:r>
          </w:del>
        </w:p>
        <w:p w14:paraId="032F6573" w14:textId="0EC6C945" w:rsidR="00A740D0" w:rsidDel="00517CCD" w:rsidRDefault="00A740D0">
          <w:pPr>
            <w:pStyle w:val="TOC2"/>
            <w:tabs>
              <w:tab w:val="right" w:leader="dot" w:pos="8630"/>
            </w:tabs>
            <w:rPr>
              <w:del w:id="71" w:author="Dimitri Saridakis (20083467)" w:date="2020-05-04T20:13:00Z"/>
              <w:rFonts w:eastAsiaTheme="minorEastAsia"/>
              <w:noProof/>
              <w:color w:val="auto"/>
            </w:rPr>
          </w:pPr>
          <w:del w:id="72" w:author="Dimitri Saridakis (20083467)" w:date="2020-05-04T20:13:00Z">
            <w:r w:rsidRPr="00517CCD" w:rsidDel="00517CCD">
              <w:rPr>
                <w:rStyle w:val="Hyperlink"/>
                <w:noProof/>
                <w:rPrChange w:id="73" w:author="Dimitri Saridakis (20083467)" w:date="2020-05-04T20:13:00Z">
                  <w:rPr>
                    <w:rStyle w:val="Hyperlink"/>
                    <w:noProof/>
                  </w:rPr>
                </w:rPrChange>
              </w:rPr>
              <w:delText>Q3: Is the ratio of house occupants to apartment occupants the same for all occupant types? (E.g. if for families, 60% are in houses and 40% in apartments, is the 60:40 ratio the same for other occupant types?)</w:delText>
            </w:r>
            <w:r w:rsidDel="00517CCD">
              <w:rPr>
                <w:noProof/>
                <w:webHidden/>
              </w:rPr>
              <w:tab/>
              <w:delText>5</w:delText>
            </w:r>
          </w:del>
        </w:p>
        <w:p w14:paraId="4C53AC64" w14:textId="0C45372A" w:rsidR="00A740D0" w:rsidDel="00517CCD" w:rsidRDefault="00A740D0">
          <w:pPr>
            <w:pStyle w:val="TOC2"/>
            <w:tabs>
              <w:tab w:val="right" w:leader="dot" w:pos="8630"/>
            </w:tabs>
            <w:rPr>
              <w:del w:id="74" w:author="Dimitri Saridakis (20083467)" w:date="2020-05-04T20:13:00Z"/>
              <w:rFonts w:eastAsiaTheme="minorEastAsia"/>
              <w:noProof/>
              <w:color w:val="auto"/>
            </w:rPr>
          </w:pPr>
          <w:del w:id="75" w:author="Dimitri Saridakis (20083467)" w:date="2020-05-04T20:13:00Z">
            <w:r w:rsidRPr="00517CCD" w:rsidDel="00517CCD">
              <w:rPr>
                <w:rStyle w:val="Hyperlink"/>
                <w:noProof/>
                <w:rPrChange w:id="76" w:author="Dimitri Saridakis (20083467)" w:date="2020-05-04T20:13:00Z">
                  <w:rPr>
                    <w:rStyle w:val="Hyperlink"/>
                    <w:noProof/>
                  </w:rPr>
                </w:rPrChange>
              </w:rPr>
              <w:delText>Q4: Is the percentage of houses managed by property management companies about the same as for</w:delText>
            </w:r>
            <w:r w:rsidDel="00517CCD">
              <w:rPr>
                <w:noProof/>
                <w:webHidden/>
              </w:rPr>
              <w:tab/>
              <w:delText>7</w:delText>
            </w:r>
          </w:del>
        </w:p>
        <w:p w14:paraId="41095A56" w14:textId="16B1F49A" w:rsidR="00A740D0" w:rsidDel="00517CCD" w:rsidRDefault="00A740D0">
          <w:pPr>
            <w:pStyle w:val="TOC2"/>
            <w:tabs>
              <w:tab w:val="right" w:leader="dot" w:pos="8630"/>
            </w:tabs>
            <w:rPr>
              <w:del w:id="77" w:author="Dimitri Saridakis (20083467)" w:date="2020-05-04T20:13:00Z"/>
              <w:rFonts w:eastAsiaTheme="minorEastAsia"/>
              <w:noProof/>
              <w:color w:val="auto"/>
            </w:rPr>
          </w:pPr>
          <w:del w:id="78" w:author="Dimitri Saridakis (20083467)" w:date="2020-05-04T20:13:00Z">
            <w:r w:rsidRPr="00517CCD" w:rsidDel="00517CCD">
              <w:rPr>
                <w:rStyle w:val="Hyperlink"/>
                <w:noProof/>
                <w:rPrChange w:id="79" w:author="Dimitri Saridakis (20083467)" w:date="2020-05-04T20:13:00Z">
                  <w:rPr>
                    <w:rStyle w:val="Hyperlink"/>
                    <w:noProof/>
                  </w:rPr>
                </w:rPrChange>
              </w:rPr>
              <w:delText>apartments?</w:delText>
            </w:r>
            <w:r w:rsidDel="00517CCD">
              <w:rPr>
                <w:noProof/>
                <w:webHidden/>
              </w:rPr>
              <w:tab/>
              <w:delText>7</w:delText>
            </w:r>
          </w:del>
        </w:p>
        <w:p w14:paraId="1EDB7634" w14:textId="1BA850CB" w:rsidR="00A740D0" w:rsidDel="00517CCD" w:rsidRDefault="00A740D0">
          <w:pPr>
            <w:pStyle w:val="TOC2"/>
            <w:tabs>
              <w:tab w:val="right" w:leader="dot" w:pos="8630"/>
            </w:tabs>
            <w:rPr>
              <w:del w:id="80" w:author="Dimitri Saridakis (20083467)" w:date="2020-05-04T20:13:00Z"/>
              <w:rFonts w:eastAsiaTheme="minorEastAsia"/>
              <w:noProof/>
              <w:color w:val="auto"/>
            </w:rPr>
          </w:pPr>
          <w:del w:id="81" w:author="Dimitri Saridakis (20083467)" w:date="2020-05-04T20:13:00Z">
            <w:r w:rsidRPr="00517CCD" w:rsidDel="00517CCD">
              <w:rPr>
                <w:rStyle w:val="Hyperlink"/>
                <w:noProof/>
                <w:rPrChange w:id="82" w:author="Dimitri Saridakis (20083467)" w:date="2020-05-04T20:13:00Z">
                  <w:rPr>
                    <w:rStyle w:val="Hyperlink"/>
                    <w:noProof/>
                  </w:rPr>
                </w:rPrChange>
              </w:rPr>
              <w:delText>Q5: Excluding “others”, is there evidence of differences in average rents between family, house share and single occupant?</w:delText>
            </w:r>
            <w:r w:rsidDel="00517CCD">
              <w:rPr>
                <w:noProof/>
                <w:webHidden/>
              </w:rPr>
              <w:tab/>
              <w:delText>8</w:delText>
            </w:r>
          </w:del>
        </w:p>
        <w:p w14:paraId="64525E03" w14:textId="78CCFD34" w:rsidR="00A740D0" w:rsidDel="00517CCD" w:rsidRDefault="00A740D0">
          <w:pPr>
            <w:pStyle w:val="TOC2"/>
            <w:tabs>
              <w:tab w:val="right" w:leader="dot" w:pos="8630"/>
            </w:tabs>
            <w:rPr>
              <w:del w:id="83" w:author="Dimitri Saridakis (20083467)" w:date="2020-05-04T20:13:00Z"/>
              <w:rFonts w:eastAsiaTheme="minorEastAsia"/>
              <w:noProof/>
              <w:color w:val="auto"/>
            </w:rPr>
          </w:pPr>
          <w:del w:id="84" w:author="Dimitri Saridakis (20083467)" w:date="2020-05-04T20:13:00Z">
            <w:r w:rsidRPr="00517CCD" w:rsidDel="00517CCD">
              <w:rPr>
                <w:rStyle w:val="Hyperlink"/>
                <w:noProof/>
                <w:rPrChange w:id="85" w:author="Dimitri Saridakis (20083467)" w:date="2020-05-04T20:13:00Z">
                  <w:rPr>
                    <w:rStyle w:val="Hyperlink"/>
                    <w:noProof/>
                  </w:rPr>
                </w:rPrChange>
              </w:rPr>
              <w:delText>Q6: Have rents increased from where they were one year ago?</w:delText>
            </w:r>
            <w:r w:rsidDel="00517CCD">
              <w:rPr>
                <w:noProof/>
                <w:webHidden/>
              </w:rPr>
              <w:tab/>
              <w:delText>11</w:delText>
            </w:r>
          </w:del>
        </w:p>
        <w:p w14:paraId="46ED90FA" w14:textId="1E34D47C" w:rsidR="00A740D0" w:rsidDel="00517CCD" w:rsidRDefault="00A740D0">
          <w:pPr>
            <w:pStyle w:val="TOC1"/>
            <w:tabs>
              <w:tab w:val="right" w:leader="dot" w:pos="8630"/>
            </w:tabs>
            <w:rPr>
              <w:del w:id="86" w:author="Dimitri Saridakis (20083467)" w:date="2020-05-04T20:13:00Z"/>
              <w:rFonts w:eastAsiaTheme="minorEastAsia"/>
              <w:noProof/>
              <w:color w:val="auto"/>
            </w:rPr>
          </w:pPr>
          <w:del w:id="87" w:author="Dimitri Saridakis (20083467)" w:date="2020-05-04T20:13:00Z">
            <w:r w:rsidRPr="00517CCD" w:rsidDel="00517CCD">
              <w:rPr>
                <w:rStyle w:val="Hyperlink"/>
                <w:noProof/>
                <w:rPrChange w:id="88" w:author="Dimitri Saridakis (20083467)" w:date="2020-05-04T20:13:00Z">
                  <w:rPr>
                    <w:rStyle w:val="Hyperlink"/>
                    <w:noProof/>
                  </w:rPr>
                </w:rPrChange>
              </w:rPr>
              <w:delText>Part B:</w:delText>
            </w:r>
            <w:r w:rsidDel="00517CCD">
              <w:rPr>
                <w:noProof/>
                <w:webHidden/>
              </w:rPr>
              <w:tab/>
              <w:delText>13</w:delText>
            </w:r>
          </w:del>
        </w:p>
        <w:p w14:paraId="22DF9246" w14:textId="400B2EFF" w:rsidR="00A740D0" w:rsidDel="00517CCD" w:rsidRDefault="00A740D0">
          <w:pPr>
            <w:pStyle w:val="TOC2"/>
            <w:tabs>
              <w:tab w:val="right" w:leader="dot" w:pos="8630"/>
            </w:tabs>
            <w:rPr>
              <w:del w:id="89" w:author="Dimitri Saridakis (20083467)" w:date="2020-05-04T20:13:00Z"/>
              <w:rFonts w:eastAsiaTheme="minorEastAsia"/>
              <w:noProof/>
              <w:color w:val="auto"/>
            </w:rPr>
          </w:pPr>
          <w:del w:id="90" w:author="Dimitri Saridakis (20083467)" w:date="2020-05-04T20:13:00Z">
            <w:r w:rsidRPr="00517CCD" w:rsidDel="00517CCD">
              <w:rPr>
                <w:rStyle w:val="Hyperlink"/>
                <w:noProof/>
                <w:rPrChange w:id="91" w:author="Dimitri Saridakis (20083467)" w:date="2020-05-04T20:13:00Z">
                  <w:rPr>
                    <w:rStyle w:val="Hyperlink"/>
                    <w:noProof/>
                  </w:rPr>
                </w:rPrChange>
              </w:rPr>
              <w:delText>Simple Regression:</w:delText>
            </w:r>
            <w:r w:rsidDel="00517CCD">
              <w:rPr>
                <w:noProof/>
                <w:webHidden/>
              </w:rPr>
              <w:tab/>
              <w:delText>13</w:delText>
            </w:r>
          </w:del>
        </w:p>
        <w:p w14:paraId="75FB5DE5" w14:textId="1627F005" w:rsidR="00A740D0" w:rsidDel="00517CCD" w:rsidRDefault="00A740D0">
          <w:pPr>
            <w:pStyle w:val="TOC2"/>
            <w:tabs>
              <w:tab w:val="right" w:leader="dot" w:pos="8630"/>
            </w:tabs>
            <w:rPr>
              <w:del w:id="92" w:author="Dimitri Saridakis (20083467)" w:date="2020-05-04T20:13:00Z"/>
              <w:rFonts w:eastAsiaTheme="minorEastAsia"/>
              <w:noProof/>
              <w:color w:val="auto"/>
            </w:rPr>
          </w:pPr>
          <w:del w:id="93" w:author="Dimitri Saridakis (20083467)" w:date="2020-05-04T20:13:00Z">
            <w:r w:rsidRPr="00517CCD" w:rsidDel="00517CCD">
              <w:rPr>
                <w:rStyle w:val="Hyperlink"/>
                <w:noProof/>
                <w:rPrChange w:id="94" w:author="Dimitri Saridakis (20083467)" w:date="2020-05-04T20:13:00Z">
                  <w:rPr>
                    <w:rStyle w:val="Hyperlink"/>
                    <w:noProof/>
                  </w:rPr>
                </w:rPrChange>
              </w:rPr>
              <w:delText>Q8 Multiple Regression</w:delText>
            </w:r>
            <w:r w:rsidDel="00517CCD">
              <w:rPr>
                <w:noProof/>
                <w:webHidden/>
              </w:rPr>
              <w:tab/>
              <w:delText>14</w:delText>
            </w:r>
          </w:del>
        </w:p>
        <w:p w14:paraId="474E0B8F" w14:textId="0CF4491C" w:rsidR="00A740D0" w:rsidDel="00517CCD" w:rsidRDefault="00A740D0">
          <w:pPr>
            <w:pStyle w:val="TOC1"/>
            <w:tabs>
              <w:tab w:val="right" w:leader="dot" w:pos="8630"/>
            </w:tabs>
            <w:rPr>
              <w:del w:id="95" w:author="Dimitri Saridakis (20083467)" w:date="2020-05-04T20:13:00Z"/>
              <w:rFonts w:eastAsiaTheme="minorEastAsia"/>
              <w:noProof/>
              <w:color w:val="auto"/>
            </w:rPr>
          </w:pPr>
          <w:del w:id="96" w:author="Dimitri Saridakis (20083467)" w:date="2020-05-04T20:13:00Z">
            <w:r w:rsidRPr="00517CCD" w:rsidDel="00517CCD">
              <w:rPr>
                <w:rStyle w:val="Hyperlink"/>
                <w:noProof/>
                <w:rPrChange w:id="97" w:author="Dimitri Saridakis (20083467)" w:date="2020-05-04T20:13:00Z">
                  <w:rPr>
                    <w:rStyle w:val="Hyperlink"/>
                    <w:noProof/>
                  </w:rPr>
                </w:rPrChange>
              </w:rPr>
              <w:delText>Part A: R C</w:delText>
            </w:r>
            <w:r w:rsidRPr="00517CCD" w:rsidDel="00517CCD">
              <w:rPr>
                <w:rStyle w:val="Hyperlink"/>
                <w:noProof/>
                <w:rPrChange w:id="98" w:author="Dimitri Saridakis (20083467)" w:date="2020-05-04T20:13:00Z">
                  <w:rPr>
                    <w:rStyle w:val="Hyperlink"/>
                    <w:noProof/>
                  </w:rPr>
                </w:rPrChange>
              </w:rPr>
              <w:delText>o</w:delText>
            </w:r>
            <w:r w:rsidRPr="00517CCD" w:rsidDel="00517CCD">
              <w:rPr>
                <w:rStyle w:val="Hyperlink"/>
                <w:noProof/>
                <w:rPrChange w:id="99" w:author="Dimitri Saridakis (20083467)" w:date="2020-05-04T20:13:00Z">
                  <w:rPr>
                    <w:rStyle w:val="Hyperlink"/>
                    <w:noProof/>
                  </w:rPr>
                </w:rPrChange>
              </w:rPr>
              <w:delText>de:</w:delText>
            </w:r>
            <w:r w:rsidDel="00517CCD">
              <w:rPr>
                <w:noProof/>
                <w:webHidden/>
              </w:rPr>
              <w:tab/>
              <w:delText>15</w:delText>
            </w:r>
          </w:del>
        </w:p>
        <w:p w14:paraId="75073F56" w14:textId="59431815" w:rsidR="003D7B7D" w:rsidRDefault="003D7B7D">
          <w:r>
            <w:rPr>
              <w:b/>
              <w:bCs/>
              <w:noProof/>
            </w:rPr>
            <w:fldChar w:fldCharType="end"/>
          </w:r>
        </w:p>
      </w:sdtContent>
    </w:sdt>
    <w:p w14:paraId="405A6E19" w14:textId="26FEE527" w:rsidR="00170FAF" w:rsidRDefault="00170FAF" w:rsidP="00170FAF">
      <w:pPr>
        <w:pStyle w:val="Heading1"/>
      </w:pPr>
    </w:p>
    <w:p w14:paraId="1BA9C4BD" w14:textId="5AED49A5" w:rsidR="003D7B7D" w:rsidRDefault="003D7B7D" w:rsidP="003D7B7D">
      <w:bookmarkStart w:id="100" w:name="_GoBack"/>
      <w:bookmarkEnd w:id="100"/>
    </w:p>
    <w:p w14:paraId="5C2F279D" w14:textId="4852FFA7" w:rsidR="003D7B7D" w:rsidRDefault="003D7B7D" w:rsidP="003D7B7D"/>
    <w:p w14:paraId="3326950B" w14:textId="6C92AC96" w:rsidR="003D7B7D" w:rsidRDefault="003D7B7D" w:rsidP="003D7B7D"/>
    <w:p w14:paraId="51F3D62D" w14:textId="0C488EF8" w:rsidR="003D7B7D" w:rsidDel="008F360C" w:rsidRDefault="003D7B7D" w:rsidP="003D7B7D">
      <w:pPr>
        <w:rPr>
          <w:del w:id="101" w:author="Dimitri Saridakis (20083467)" w:date="2020-05-04T20:20:00Z"/>
        </w:rPr>
      </w:pPr>
    </w:p>
    <w:p w14:paraId="56A18613" w14:textId="7195EF88" w:rsidR="003D7B7D" w:rsidDel="008F360C" w:rsidRDefault="003D7B7D" w:rsidP="003D7B7D">
      <w:pPr>
        <w:rPr>
          <w:del w:id="102" w:author="Dimitri Saridakis (20083467)" w:date="2020-05-04T20:20:00Z"/>
        </w:rPr>
      </w:pPr>
    </w:p>
    <w:p w14:paraId="2013330A" w14:textId="3B85622C" w:rsidR="003D7B7D" w:rsidDel="008F360C" w:rsidRDefault="003D7B7D" w:rsidP="003D7B7D">
      <w:pPr>
        <w:rPr>
          <w:del w:id="103" w:author="Dimitri Saridakis (20083467)" w:date="2020-05-04T20:20:00Z"/>
        </w:rPr>
      </w:pPr>
    </w:p>
    <w:p w14:paraId="0713FBCB" w14:textId="03EC4355" w:rsidR="003D7B7D" w:rsidDel="008F360C" w:rsidRDefault="003D7B7D" w:rsidP="003D7B7D">
      <w:pPr>
        <w:rPr>
          <w:del w:id="104" w:author="Dimitri Saridakis (20083467)" w:date="2020-05-04T20:20:00Z"/>
        </w:rPr>
      </w:pPr>
    </w:p>
    <w:p w14:paraId="19DFD226" w14:textId="1A395594" w:rsidR="003D7B7D" w:rsidDel="008F360C" w:rsidRDefault="003D7B7D" w:rsidP="003D7B7D">
      <w:pPr>
        <w:rPr>
          <w:del w:id="105" w:author="Dimitri Saridakis (20083467)" w:date="2020-05-04T20:20:00Z"/>
        </w:rPr>
      </w:pPr>
    </w:p>
    <w:p w14:paraId="2494D221" w14:textId="0121E1E0" w:rsidR="003D7B7D" w:rsidDel="008F360C" w:rsidRDefault="003D7B7D" w:rsidP="003D7B7D">
      <w:pPr>
        <w:rPr>
          <w:del w:id="106" w:author="Dimitri Saridakis (20083467)" w:date="2020-05-04T20:20:00Z"/>
        </w:rPr>
      </w:pPr>
    </w:p>
    <w:p w14:paraId="0BE30F6B" w14:textId="006A85B6" w:rsidR="003D7B7D" w:rsidDel="008F360C" w:rsidRDefault="003D7B7D" w:rsidP="003D7B7D">
      <w:pPr>
        <w:rPr>
          <w:del w:id="107" w:author="Dimitri Saridakis (20083467)" w:date="2020-05-04T20:20:00Z"/>
        </w:rPr>
      </w:pPr>
    </w:p>
    <w:p w14:paraId="5677B966" w14:textId="4A105ABE" w:rsidR="003D7B7D" w:rsidDel="008F360C" w:rsidRDefault="003D7B7D" w:rsidP="003D7B7D">
      <w:pPr>
        <w:rPr>
          <w:del w:id="108" w:author="Dimitri Saridakis (20083467)" w:date="2020-05-04T20:20:00Z"/>
        </w:rPr>
      </w:pPr>
    </w:p>
    <w:p w14:paraId="7075F8F2" w14:textId="77777777" w:rsidR="003D7B7D" w:rsidDel="008F360C" w:rsidRDefault="003D7B7D" w:rsidP="003D7B7D">
      <w:pPr>
        <w:rPr>
          <w:del w:id="109" w:author="Dimitri Saridakis (20083467)" w:date="2020-05-04T20:20:00Z"/>
        </w:rPr>
      </w:pPr>
    </w:p>
    <w:p w14:paraId="4EEC36F0" w14:textId="77777777" w:rsidR="003D7B7D" w:rsidRPr="003D7B7D" w:rsidRDefault="003D7B7D" w:rsidP="003D7B7D"/>
    <w:p w14:paraId="76E5D8C4" w14:textId="1930CC86" w:rsidR="00C6554A" w:rsidRPr="003D7B7D" w:rsidRDefault="00170FAF" w:rsidP="00170FAF">
      <w:pPr>
        <w:pStyle w:val="Heading1"/>
        <w:rPr>
          <w:color w:val="C00000"/>
        </w:rPr>
      </w:pPr>
      <w:bookmarkStart w:id="110" w:name="_Toc39524983"/>
      <w:r w:rsidRPr="003D7B7D">
        <w:rPr>
          <w:color w:val="C00000"/>
        </w:rPr>
        <w:t>Part A</w:t>
      </w:r>
      <w:bookmarkEnd w:id="110"/>
    </w:p>
    <w:p w14:paraId="175FAAB0" w14:textId="7E25BDCC" w:rsidR="00170FAF" w:rsidRPr="003D7B7D" w:rsidRDefault="00170FAF" w:rsidP="00170FAF">
      <w:pPr>
        <w:pStyle w:val="Heading2"/>
        <w:rPr>
          <w:rFonts w:cs="Times New Roman"/>
        </w:rPr>
      </w:pPr>
      <w:bookmarkStart w:id="111" w:name="_Toc39524984"/>
      <w:r w:rsidRPr="003D7B7D">
        <w:rPr>
          <w:rFonts w:cs="Times New Roman"/>
        </w:rPr>
        <w:t>Q1: Do houses and apartments tend to differ in rent amount paid?</w:t>
      </w:r>
      <w:bookmarkEnd w:id="111"/>
    </w:p>
    <w:p w14:paraId="06F21063" w14:textId="77777777"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Below are some summary statistics for the rent:</w:t>
      </w:r>
    </w:p>
    <w:tbl>
      <w:tblPr>
        <w:tblW w:w="9360" w:type="dxa"/>
        <w:tblCellMar>
          <w:top w:w="100" w:type="dxa"/>
          <w:left w:w="100" w:type="dxa"/>
          <w:bottom w:w="100" w:type="dxa"/>
          <w:right w:w="100" w:type="dxa"/>
        </w:tblCellMar>
        <w:tblLook w:val="0600" w:firstRow="0" w:lastRow="0" w:firstColumn="0" w:lastColumn="0" w:noHBand="1" w:noVBand="1"/>
      </w:tblPr>
      <w:tblGrid>
        <w:gridCol w:w="2341"/>
        <w:gridCol w:w="2340"/>
        <w:gridCol w:w="2340"/>
        <w:gridCol w:w="2339"/>
      </w:tblGrid>
      <w:tr w:rsidR="00170FAF" w:rsidRPr="005D2900" w14:paraId="3458FF3A" w14:textId="77777777" w:rsidTr="00170FAF">
        <w:tc>
          <w:tcPr>
            <w:tcW w:w="2341" w:type="dxa"/>
            <w:tcBorders>
              <w:top w:val="single" w:sz="8" w:space="0" w:color="000000"/>
              <w:left w:val="single" w:sz="8" w:space="0" w:color="000000"/>
              <w:bottom w:val="single" w:sz="8" w:space="0" w:color="000000"/>
              <w:right w:val="single" w:sz="8" w:space="0" w:color="000000"/>
            </w:tcBorders>
            <w:shd w:val="clear" w:color="auto" w:fill="auto"/>
          </w:tcPr>
          <w:p w14:paraId="38BDD682" w14:textId="77777777" w:rsidR="00170FAF" w:rsidRPr="005D2900" w:rsidRDefault="00170FAF" w:rsidP="00A24BD3">
            <w:pPr>
              <w:pStyle w:val="LO-normal"/>
              <w:widowControl w:val="0"/>
              <w:spacing w:before="0" w:line="240" w:lineRule="auto"/>
              <w:rPr>
                <w:rFonts w:ascii="Times New Roman" w:hAnsi="Times New Roman" w:cs="Times New Roman"/>
                <w:color w:val="auto"/>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65DAFFF5"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Mean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1D9A45D4"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Standard Deviation</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275981A"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Sample Size</w:t>
            </w:r>
          </w:p>
        </w:tc>
      </w:tr>
      <w:tr w:rsidR="005D2900" w:rsidRPr="005D2900" w14:paraId="404833BF" w14:textId="77777777" w:rsidTr="00170FAF">
        <w:tc>
          <w:tcPr>
            <w:tcW w:w="2341" w:type="dxa"/>
            <w:tcBorders>
              <w:top w:val="single" w:sz="8" w:space="0" w:color="000000"/>
              <w:left w:val="single" w:sz="8" w:space="0" w:color="000000"/>
              <w:bottom w:val="single" w:sz="8" w:space="0" w:color="000000"/>
              <w:right w:val="single" w:sz="8" w:space="0" w:color="000000"/>
            </w:tcBorders>
            <w:shd w:val="clear" w:color="auto" w:fill="auto"/>
          </w:tcPr>
          <w:p w14:paraId="55442F7B"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House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33DE729A"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853.8961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7DF4D84"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189.9387</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CADBD69"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80</w:t>
            </w:r>
          </w:p>
        </w:tc>
      </w:tr>
      <w:tr w:rsidR="005D2900" w:rsidRPr="005D2900" w14:paraId="4DE1E014" w14:textId="77777777" w:rsidTr="00170FAF">
        <w:tc>
          <w:tcPr>
            <w:tcW w:w="2341" w:type="dxa"/>
            <w:tcBorders>
              <w:top w:val="single" w:sz="8" w:space="0" w:color="000000"/>
              <w:left w:val="single" w:sz="8" w:space="0" w:color="000000"/>
              <w:bottom w:val="single" w:sz="8" w:space="0" w:color="000000"/>
              <w:right w:val="single" w:sz="8" w:space="0" w:color="000000"/>
            </w:tcBorders>
            <w:shd w:val="clear" w:color="auto" w:fill="auto"/>
          </w:tcPr>
          <w:p w14:paraId="2CF5EE9E"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Apartment</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1D00122"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911.0345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3C8581B"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184.1197</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7E8ED3C"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89</w:t>
            </w:r>
          </w:p>
        </w:tc>
      </w:tr>
      <w:tr w:rsidR="00170FAF" w:rsidRPr="005D2900" w14:paraId="55C1AD95" w14:textId="77777777" w:rsidTr="00170FAF">
        <w:tc>
          <w:tcPr>
            <w:tcW w:w="2341" w:type="dxa"/>
            <w:tcBorders>
              <w:top w:val="single" w:sz="8" w:space="0" w:color="000000"/>
              <w:left w:val="single" w:sz="8" w:space="0" w:color="000000"/>
              <w:bottom w:val="single" w:sz="8" w:space="0" w:color="000000"/>
              <w:right w:val="single" w:sz="8" w:space="0" w:color="000000"/>
            </w:tcBorders>
            <w:shd w:val="clear" w:color="auto" w:fill="auto"/>
          </w:tcPr>
          <w:p w14:paraId="6D5E2B77"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Combined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50B66A04"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884.2073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010E09FA"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188.4811</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12A16C3A" w14:textId="77777777" w:rsidR="00170FAF" w:rsidRPr="005D2900" w:rsidRDefault="00170FAF" w:rsidP="00A24BD3">
            <w:pPr>
              <w:pStyle w:val="LO-normal"/>
              <w:widowControl w:val="0"/>
              <w:spacing w:before="0" w:line="240" w:lineRule="auto"/>
              <w:rPr>
                <w:rFonts w:ascii="Times New Roman" w:hAnsi="Times New Roman" w:cs="Times New Roman"/>
                <w:color w:val="auto"/>
              </w:rPr>
            </w:pPr>
            <w:r w:rsidRPr="005D2900">
              <w:rPr>
                <w:rFonts w:ascii="Times New Roman" w:hAnsi="Times New Roman" w:cs="Times New Roman"/>
                <w:color w:val="auto"/>
              </w:rPr>
              <w:t>169</w:t>
            </w:r>
          </w:p>
        </w:tc>
      </w:tr>
    </w:tbl>
    <w:p w14:paraId="0F634BC9" w14:textId="6F5F06DA" w:rsidR="00E600CD"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 xml:space="preserve">The Standard Deviation, as shown in the table, is a number that shows how spread out each </w:t>
      </w:r>
      <w:proofErr w:type="gramStart"/>
      <w:r w:rsidRPr="005D2900">
        <w:rPr>
          <w:rFonts w:ascii="Times New Roman" w:hAnsi="Times New Roman" w:cs="Times New Roman"/>
          <w:color w:val="auto"/>
        </w:rPr>
        <w:t>particular sample</w:t>
      </w:r>
      <w:proofErr w:type="gramEnd"/>
      <w:r w:rsidRPr="005D2900">
        <w:rPr>
          <w:rFonts w:ascii="Times New Roman" w:hAnsi="Times New Roman" w:cs="Times New Roman"/>
          <w:color w:val="auto"/>
        </w:rPr>
        <w:t xml:space="preserve"> value is in relation to the mean of that sample. A low value for SD indicates that most numbers are close to the mean whilst a high value for standard deviation indicates that the variables are quite spread out.</w:t>
      </w:r>
    </w:p>
    <w:p w14:paraId="7F47AC96" w14:textId="36B5C55B"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If the values, when plotted on a histogram form the shape of a bell curve (roughly), with the highest bars in the middle of the graph then the data sample is said to have a normal distribution. Or if the data Q-Q plot is in the shape of a straight(relatively) diagonal line this is also another visual que for normality of a distribution.</w:t>
      </w:r>
      <w:r w:rsidR="000B122E" w:rsidRPr="005D2900">
        <w:rPr>
          <w:rFonts w:ascii="Times New Roman" w:hAnsi="Times New Roman" w:cs="Times New Roman"/>
          <w:color w:val="auto"/>
        </w:rPr>
        <w:t xml:space="preserve"> The mean, mode and</w:t>
      </w:r>
      <w:r w:rsidR="00D27E36" w:rsidRPr="005D2900">
        <w:rPr>
          <w:rFonts w:ascii="Times New Roman" w:hAnsi="Times New Roman" w:cs="Times New Roman"/>
          <w:color w:val="auto"/>
        </w:rPr>
        <w:t xml:space="preserve"> median are </w:t>
      </w:r>
      <w:r w:rsidR="00035A87" w:rsidRPr="005D2900">
        <w:rPr>
          <w:rFonts w:ascii="Times New Roman" w:hAnsi="Times New Roman" w:cs="Times New Roman"/>
          <w:color w:val="auto"/>
        </w:rPr>
        <w:t>equal</w:t>
      </w:r>
      <w:r w:rsidR="006E6360" w:rsidRPr="005D2900">
        <w:rPr>
          <w:rFonts w:ascii="Times New Roman" w:hAnsi="Times New Roman" w:cs="Times New Roman"/>
          <w:color w:val="auto"/>
        </w:rPr>
        <w:t xml:space="preserve"> </w:t>
      </w:r>
      <w:r w:rsidR="007E464E" w:rsidRPr="005D2900">
        <w:rPr>
          <w:rFonts w:ascii="Times New Roman" w:hAnsi="Times New Roman" w:cs="Times New Roman"/>
          <w:color w:val="auto"/>
        </w:rPr>
        <w:t>(or close)</w:t>
      </w:r>
      <w:r w:rsidR="00035A87" w:rsidRPr="005D2900">
        <w:rPr>
          <w:rFonts w:ascii="Times New Roman" w:hAnsi="Times New Roman" w:cs="Times New Roman"/>
          <w:color w:val="auto"/>
        </w:rPr>
        <w:t xml:space="preserve"> and </w:t>
      </w:r>
      <w:r w:rsidR="007E464E" w:rsidRPr="005D2900">
        <w:rPr>
          <w:rFonts w:ascii="Times New Roman" w:hAnsi="Times New Roman" w:cs="Times New Roman"/>
          <w:color w:val="auto"/>
        </w:rPr>
        <w:t xml:space="preserve">there is a sense of symmetry </w:t>
      </w:r>
      <w:r w:rsidR="00693108" w:rsidRPr="005D2900">
        <w:rPr>
          <w:rFonts w:ascii="Times New Roman" w:hAnsi="Times New Roman" w:cs="Times New Roman"/>
          <w:color w:val="auto"/>
        </w:rPr>
        <w:t xml:space="preserve">of the rest of the values corresponding to the </w:t>
      </w:r>
      <w:proofErr w:type="gramStart"/>
      <w:r w:rsidR="00693108" w:rsidRPr="005D2900">
        <w:rPr>
          <w:rFonts w:ascii="Times New Roman" w:hAnsi="Times New Roman" w:cs="Times New Roman"/>
          <w:color w:val="auto"/>
        </w:rPr>
        <w:t xml:space="preserve">aforementioned </w:t>
      </w:r>
      <w:r w:rsidR="006E6360" w:rsidRPr="005D2900">
        <w:rPr>
          <w:rFonts w:ascii="Times New Roman" w:hAnsi="Times New Roman" w:cs="Times New Roman"/>
          <w:color w:val="auto"/>
        </w:rPr>
        <w:t>bell-shaped</w:t>
      </w:r>
      <w:proofErr w:type="gramEnd"/>
      <w:r w:rsidR="00693108" w:rsidRPr="005D2900">
        <w:rPr>
          <w:rFonts w:ascii="Times New Roman" w:hAnsi="Times New Roman" w:cs="Times New Roman"/>
          <w:color w:val="auto"/>
        </w:rPr>
        <w:t xml:space="preserve"> </w:t>
      </w:r>
      <w:r w:rsidR="00860983" w:rsidRPr="005D2900">
        <w:rPr>
          <w:rFonts w:ascii="Times New Roman" w:hAnsi="Times New Roman" w:cs="Times New Roman"/>
          <w:color w:val="auto"/>
        </w:rPr>
        <w:t>histogram.</w:t>
      </w:r>
    </w:p>
    <w:p w14:paraId="4FA01B3E" w14:textId="0950977D" w:rsidR="00A24BD3" w:rsidRPr="005D2900" w:rsidRDefault="00170FAF" w:rsidP="00170FAF">
      <w:pPr>
        <w:rPr>
          <w:rFonts w:ascii="Times New Roman" w:hAnsi="Times New Roman" w:cs="Times New Roman"/>
          <w:color w:val="auto"/>
        </w:rPr>
      </w:pPr>
      <w:r w:rsidRPr="005D2900">
        <w:rPr>
          <w:rFonts w:ascii="Times New Roman" w:hAnsi="Times New Roman" w:cs="Times New Roman"/>
          <w:color w:val="auto"/>
        </w:rPr>
        <w:t xml:space="preserve">Using the independent samples </w:t>
      </w:r>
      <w:proofErr w:type="spellStart"/>
      <w:r w:rsidRPr="005D2900">
        <w:rPr>
          <w:rFonts w:ascii="Times New Roman" w:hAnsi="Times New Roman" w:cs="Times New Roman"/>
          <w:color w:val="auto"/>
        </w:rPr>
        <w:t>t</w:t>
      </w:r>
      <w:proofErr w:type="spellEnd"/>
      <w:r w:rsidRPr="005D2900">
        <w:rPr>
          <w:rFonts w:ascii="Times New Roman" w:hAnsi="Times New Roman" w:cs="Times New Roman"/>
          <w:color w:val="auto"/>
        </w:rPr>
        <w:t xml:space="preserve"> test in R, the output for this test yields a p value of 0.05289. As p &gt; than 0.05 we can conclude there isn’t a statistically significant difference between the amount of rent paid for houses and apartments using our chosen confidence interval of 95%. </w:t>
      </w:r>
      <w:proofErr w:type="gramStart"/>
      <w:r w:rsidRPr="005D2900">
        <w:rPr>
          <w:rFonts w:ascii="Times New Roman" w:hAnsi="Times New Roman" w:cs="Times New Roman"/>
          <w:color w:val="auto"/>
        </w:rPr>
        <w:t>In essence, this</w:t>
      </w:r>
      <w:proofErr w:type="gramEnd"/>
      <w:r w:rsidRPr="005D2900">
        <w:rPr>
          <w:rFonts w:ascii="Times New Roman" w:hAnsi="Times New Roman" w:cs="Times New Roman"/>
          <w:color w:val="auto"/>
        </w:rPr>
        <w:t xml:space="preserve"> means that 95% of experiments like we just did will include the true mean, but 5% will not. So, there is a 5% chance that our Confidence Interval doesn’t include the true mean.  Using a different R function, namely </w:t>
      </w:r>
      <w:proofErr w:type="spellStart"/>
      <w:proofErr w:type="gramStart"/>
      <w:r w:rsidRPr="005D2900">
        <w:rPr>
          <w:rFonts w:ascii="Times New Roman" w:hAnsi="Times New Roman" w:cs="Times New Roman"/>
          <w:color w:val="auto"/>
        </w:rPr>
        <w:t>boxplot.stats</w:t>
      </w:r>
      <w:proofErr w:type="spellEnd"/>
      <w:proofErr w:type="gramEnd"/>
      <w:r w:rsidRPr="005D2900">
        <w:rPr>
          <w:rFonts w:ascii="Times New Roman" w:hAnsi="Times New Roman" w:cs="Times New Roman"/>
          <w:color w:val="auto"/>
        </w:rPr>
        <w:t>(rentTypeQ1), we can garner that there are 5 outliers that may affect the data. These are two rent values of 400 and 3 rent values of 1400.</w:t>
      </w:r>
    </w:p>
    <w:p w14:paraId="73D03C05" w14:textId="03F518F7" w:rsidR="00170FAF" w:rsidRPr="005D2900" w:rsidRDefault="00170FAF" w:rsidP="003D7B7D">
      <w:pPr>
        <w:pStyle w:val="LO-normal"/>
        <w:rPr>
          <w:rFonts w:ascii="Times New Roman" w:hAnsi="Times New Roman" w:cs="Times New Roman"/>
          <w:color w:val="auto"/>
        </w:rPr>
      </w:pPr>
      <w:r w:rsidRPr="005D2900">
        <w:rPr>
          <w:rFonts w:ascii="Times New Roman" w:hAnsi="Times New Roman" w:cs="Times New Roman"/>
          <w:color w:val="auto"/>
        </w:rPr>
        <w:t>We want to use a t-test in R, which assumes a normal distribution, as it is the accurate test to use with this sample data.</w:t>
      </w:r>
      <w:r w:rsidRPr="005D2900">
        <w:rPr>
          <w:rFonts w:ascii="Times New Roman" w:hAnsi="Times New Roman" w:cs="Times New Roman"/>
          <w:noProof/>
          <w:color w:val="auto"/>
        </w:rPr>
        <w:t xml:space="preserve"> </w:t>
      </w:r>
      <w:r w:rsidRPr="005D2900">
        <w:rPr>
          <w:rFonts w:ascii="Times New Roman" w:hAnsi="Times New Roman" w:cs="Times New Roman"/>
          <w:color w:val="auto"/>
        </w:rPr>
        <w:t>We can find this out in several ways, visually</w:t>
      </w:r>
      <w:r w:rsidR="003D7B7D" w:rsidRPr="005D2900">
        <w:rPr>
          <w:rFonts w:ascii="Times New Roman" w:hAnsi="Times New Roman" w:cs="Times New Roman"/>
          <w:color w:val="auto"/>
        </w:rPr>
        <w:t xml:space="preserve"> we can get an indication</w:t>
      </w:r>
      <w:r w:rsidRPr="005D2900">
        <w:rPr>
          <w:rFonts w:ascii="Times New Roman" w:hAnsi="Times New Roman" w:cs="Times New Roman"/>
          <w:color w:val="auto"/>
        </w:rPr>
        <w:t xml:space="preserve"> in a histogram </w:t>
      </w:r>
      <w:r w:rsidR="003D7B7D" w:rsidRPr="005D2900">
        <w:rPr>
          <w:rFonts w:ascii="Times New Roman" w:hAnsi="Times New Roman" w:cs="Times New Roman"/>
          <w:color w:val="auto"/>
        </w:rPr>
        <w:t xml:space="preserve">by </w:t>
      </w:r>
      <w:r w:rsidRPr="005D2900">
        <w:rPr>
          <w:rFonts w:ascii="Times New Roman" w:hAnsi="Times New Roman" w:cs="Times New Roman"/>
          <w:color w:val="auto"/>
        </w:rPr>
        <w:t>the shape of the graph</w:t>
      </w:r>
      <w:r w:rsidR="00033E8C" w:rsidRPr="005D2900">
        <w:rPr>
          <w:rFonts w:ascii="Times New Roman" w:hAnsi="Times New Roman" w:cs="Times New Roman"/>
          <w:color w:val="auto"/>
        </w:rPr>
        <w:t xml:space="preserve"> (bell shape)</w:t>
      </w:r>
      <w:r w:rsidR="003D7B7D" w:rsidRPr="005D2900">
        <w:rPr>
          <w:rFonts w:ascii="Times New Roman" w:hAnsi="Times New Roman" w:cs="Times New Roman"/>
          <w:color w:val="auto"/>
        </w:rPr>
        <w:t>,</w:t>
      </w:r>
      <w:r w:rsidRPr="005D2900">
        <w:rPr>
          <w:rFonts w:ascii="Times New Roman" w:hAnsi="Times New Roman" w:cs="Times New Roman"/>
          <w:color w:val="auto"/>
        </w:rPr>
        <w:t xml:space="preserve"> whilst in a </w:t>
      </w:r>
      <w:r w:rsidR="003D7B7D" w:rsidRPr="005D2900">
        <w:rPr>
          <w:rFonts w:ascii="Times New Roman" w:hAnsi="Times New Roman" w:cs="Times New Roman"/>
          <w:color w:val="auto"/>
        </w:rPr>
        <w:t>Q-Q</w:t>
      </w:r>
      <w:r w:rsidRPr="005D2900">
        <w:rPr>
          <w:rFonts w:ascii="Times New Roman" w:hAnsi="Times New Roman" w:cs="Times New Roman"/>
          <w:color w:val="auto"/>
        </w:rPr>
        <w:t xml:space="preserve"> plot the dots should be a diagonal line</w:t>
      </w:r>
      <w:r w:rsidR="00E600CD" w:rsidRPr="005D2900">
        <w:rPr>
          <w:rFonts w:ascii="Times New Roman" w:hAnsi="Times New Roman" w:cs="Times New Roman"/>
          <w:color w:val="auto"/>
        </w:rPr>
        <w:t>.</w:t>
      </w:r>
    </w:p>
    <w:p w14:paraId="54D1A791" w14:textId="7E9CAF53" w:rsidR="00E600CD" w:rsidRPr="005D2900" w:rsidRDefault="0019102E" w:rsidP="00E600CD">
      <w:pPr>
        <w:pStyle w:val="LO-normal"/>
        <w:jc w:val="center"/>
        <w:rPr>
          <w:rFonts w:ascii="Times New Roman" w:hAnsi="Times New Roman" w:cs="Times New Roman"/>
          <w:color w:val="auto"/>
        </w:rPr>
      </w:pPr>
      <w:r w:rsidRPr="005D2900">
        <w:rPr>
          <w:rFonts w:ascii="Times New Roman" w:hAnsi="Times New Roman" w:cs="Times New Roman"/>
          <w:noProof/>
          <w:color w:val="auto"/>
        </w:rPr>
        <w:drawing>
          <wp:inline distT="0" distB="0" distL="0" distR="0" wp14:anchorId="0FA51D81" wp14:editId="54D2318B">
            <wp:extent cx="4625340" cy="4683157"/>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638" cy="4688521"/>
                    </a:xfrm>
                    <a:prstGeom prst="rect">
                      <a:avLst/>
                    </a:prstGeom>
                  </pic:spPr>
                </pic:pic>
              </a:graphicData>
            </a:graphic>
          </wp:inline>
        </w:drawing>
      </w:r>
    </w:p>
    <w:p w14:paraId="4FBCEE06" w14:textId="388941A5" w:rsidR="00E600CD" w:rsidRPr="005D2900" w:rsidRDefault="00E600CD" w:rsidP="00E600CD">
      <w:pPr>
        <w:pStyle w:val="LO-normal"/>
        <w:jc w:val="center"/>
        <w:rPr>
          <w:rFonts w:ascii="Times New Roman" w:hAnsi="Times New Roman" w:cs="Times New Roman"/>
          <w:color w:val="auto"/>
        </w:rPr>
      </w:pPr>
      <w:r w:rsidRPr="005D2900">
        <w:rPr>
          <w:rFonts w:ascii="Times New Roman" w:hAnsi="Times New Roman" w:cs="Times New Roman"/>
          <w:noProof/>
          <w:color w:val="auto"/>
        </w:rPr>
        <w:drawing>
          <wp:inline distT="0" distB="0" distL="0" distR="0" wp14:anchorId="6B0D3C9B" wp14:editId="5BA08919">
            <wp:extent cx="4177145" cy="3166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4409" cy="3171724"/>
                    </a:xfrm>
                    <a:prstGeom prst="rect">
                      <a:avLst/>
                    </a:prstGeom>
                  </pic:spPr>
                </pic:pic>
              </a:graphicData>
            </a:graphic>
          </wp:inline>
        </w:drawing>
      </w:r>
    </w:p>
    <w:p w14:paraId="19AC9CDF" w14:textId="19CD6F51"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As we can see the distribution seems</w:t>
      </w:r>
      <w:r w:rsidR="00E600CD" w:rsidRPr="005D2900">
        <w:rPr>
          <w:rFonts w:ascii="Times New Roman" w:hAnsi="Times New Roman" w:cs="Times New Roman"/>
          <w:color w:val="auto"/>
        </w:rPr>
        <w:t xml:space="preserve"> like it may be</w:t>
      </w:r>
      <w:r w:rsidRPr="005D2900">
        <w:rPr>
          <w:rFonts w:ascii="Times New Roman" w:hAnsi="Times New Roman" w:cs="Times New Roman"/>
          <w:color w:val="auto"/>
        </w:rPr>
        <w:t xml:space="preserve"> normal, but we c</w:t>
      </w:r>
      <w:r w:rsidR="00E600CD" w:rsidRPr="005D2900">
        <w:rPr>
          <w:rFonts w:ascii="Times New Roman" w:hAnsi="Times New Roman" w:cs="Times New Roman"/>
          <w:color w:val="auto"/>
        </w:rPr>
        <w:t>onfirm</w:t>
      </w:r>
      <w:r w:rsidRPr="005D2900">
        <w:rPr>
          <w:rFonts w:ascii="Times New Roman" w:hAnsi="Times New Roman" w:cs="Times New Roman"/>
          <w:color w:val="auto"/>
        </w:rPr>
        <w:t xml:space="preserve"> with either a Shapiro-Wilks test or a Kolmogorov-Smirnov test for normality.</w:t>
      </w:r>
    </w:p>
    <w:p w14:paraId="0E0AC5C5" w14:textId="238FEA81" w:rsidR="00170FAF"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Seeing as the sample size is larger than 50 will use the KS test.  With a p value derived from the KS test of p &lt; 2.2e-16, which coincidentally is the lowest number that can be stored on a floating-point computer system,</w:t>
      </w:r>
      <w:r w:rsidR="003D7B7D" w:rsidRPr="005D2900">
        <w:rPr>
          <w:rFonts w:ascii="Times New Roman" w:hAnsi="Times New Roman" w:cs="Times New Roman"/>
          <w:color w:val="auto"/>
        </w:rPr>
        <w:t xml:space="preserve"> as the p-value is under 0.05</w:t>
      </w:r>
      <w:r w:rsidRPr="005D2900">
        <w:rPr>
          <w:rFonts w:ascii="Times New Roman" w:hAnsi="Times New Roman" w:cs="Times New Roman"/>
          <w:color w:val="auto"/>
        </w:rPr>
        <w:t xml:space="preserve"> this </w:t>
      </w:r>
      <w:r w:rsidR="003D7B7D" w:rsidRPr="005D2900">
        <w:rPr>
          <w:rFonts w:ascii="Times New Roman" w:hAnsi="Times New Roman" w:cs="Times New Roman"/>
          <w:color w:val="auto"/>
        </w:rPr>
        <w:t>means that we reject the null hypothesis, we don’t believe that our variable follows a normal distribution.</w:t>
      </w:r>
    </w:p>
    <w:p w14:paraId="63241607" w14:textId="70E75A24" w:rsidR="00AB7D99" w:rsidRPr="005D2900" w:rsidRDefault="00AB7D99" w:rsidP="00170FAF">
      <w:pPr>
        <w:pStyle w:val="LO-normal"/>
        <w:rPr>
          <w:rFonts w:ascii="Times New Roman" w:hAnsi="Times New Roman" w:cs="Times New Roman"/>
          <w:color w:val="auto"/>
        </w:rPr>
      </w:pPr>
      <w:r>
        <w:rPr>
          <w:rFonts w:ascii="Times New Roman" w:hAnsi="Times New Roman" w:cs="Times New Roman"/>
          <w:color w:val="auto"/>
        </w:rPr>
        <w:t xml:space="preserve">In conclusion we cannot </w:t>
      </w:r>
      <w:r w:rsidR="00942AC7">
        <w:rPr>
          <w:rFonts w:ascii="Times New Roman" w:hAnsi="Times New Roman" w:cs="Times New Roman"/>
          <w:color w:val="auto"/>
        </w:rPr>
        <w:t>definitively</w:t>
      </w:r>
      <w:r>
        <w:rPr>
          <w:rFonts w:ascii="Times New Roman" w:hAnsi="Times New Roman" w:cs="Times New Roman"/>
          <w:color w:val="auto"/>
        </w:rPr>
        <w:t xml:space="preserve"> </w:t>
      </w:r>
      <w:r w:rsidR="00942AC7">
        <w:rPr>
          <w:rFonts w:ascii="Times New Roman" w:hAnsi="Times New Roman" w:cs="Times New Roman"/>
          <w:color w:val="auto"/>
        </w:rPr>
        <w:t xml:space="preserve">say that houses and apartments differ in rent </w:t>
      </w:r>
      <w:r w:rsidR="006166E4">
        <w:rPr>
          <w:rFonts w:ascii="Times New Roman" w:hAnsi="Times New Roman" w:cs="Times New Roman"/>
          <w:color w:val="auto"/>
        </w:rPr>
        <w:t>being paid.</w:t>
      </w:r>
    </w:p>
    <w:p w14:paraId="696C5069" w14:textId="1B2262EB" w:rsidR="00C85DA4" w:rsidRDefault="00C85DA4">
      <w:pPr>
        <w:rPr>
          <w:ins w:id="112" w:author="Dimitri Saridakis (20083467)" w:date="2020-05-04T20:21:00Z"/>
          <w:rFonts w:asciiTheme="majorHAnsi" w:eastAsiaTheme="majorEastAsia" w:hAnsiTheme="majorHAnsi" w:cstheme="majorBidi"/>
          <w:caps/>
          <w:color w:val="61721F" w:themeColor="accent1" w:themeShade="BF"/>
          <w:sz w:val="24"/>
        </w:rPr>
      </w:pPr>
      <w:ins w:id="113" w:author="Dimitri Saridakis (20083467)" w:date="2020-05-04T20:21:00Z">
        <w:r>
          <w:br w:type="page"/>
        </w:r>
      </w:ins>
    </w:p>
    <w:p w14:paraId="11399FE6" w14:textId="77777777" w:rsidR="0069479E" w:rsidRDefault="0069479E" w:rsidP="0077386E">
      <w:pPr>
        <w:pStyle w:val="Heading2"/>
      </w:pPr>
    </w:p>
    <w:p w14:paraId="0EE3C144" w14:textId="42E91349" w:rsidR="0077386E" w:rsidRDefault="0077386E" w:rsidP="0077386E">
      <w:pPr>
        <w:pStyle w:val="Heading2"/>
      </w:pPr>
      <w:bookmarkStart w:id="114" w:name="_Toc39524985"/>
      <w:r>
        <w:t>Q2: Is population size a factor in rent level?</w:t>
      </w:r>
      <w:bookmarkEnd w:id="114"/>
    </w:p>
    <w:p w14:paraId="166EA44C" w14:textId="11A2FD5A" w:rsidR="00CB62C3" w:rsidRPr="005D2900" w:rsidRDefault="00CB62C3" w:rsidP="00CB62C3">
      <w:pPr>
        <w:pStyle w:val="LO-normal"/>
        <w:rPr>
          <w:rFonts w:ascii="Times New Roman" w:hAnsi="Times New Roman" w:cs="Times New Roman"/>
          <w:color w:val="auto"/>
        </w:rPr>
      </w:pPr>
      <w:r w:rsidRPr="005D2900">
        <w:rPr>
          <w:rFonts w:ascii="Times New Roman" w:hAnsi="Times New Roman" w:cs="Times New Roman"/>
          <w:color w:val="auto"/>
        </w:rPr>
        <w:t>This analysis is between two variables that are both numerical/scaler, so we begin by getting a visual representation of the data. For this we use a scatter plot.</w:t>
      </w:r>
    </w:p>
    <w:p w14:paraId="34DE2E01" w14:textId="12E38478" w:rsidR="00227403" w:rsidRPr="005D2900" w:rsidRDefault="006C75CA" w:rsidP="006C75CA">
      <w:pPr>
        <w:pStyle w:val="LO-normal"/>
        <w:jc w:val="center"/>
        <w:rPr>
          <w:rFonts w:ascii="Times New Roman" w:hAnsi="Times New Roman" w:cs="Times New Roman"/>
          <w:color w:val="auto"/>
        </w:rPr>
      </w:pPr>
      <w:r w:rsidRPr="005D2900">
        <w:rPr>
          <w:rFonts w:ascii="Times New Roman" w:hAnsi="Times New Roman" w:cs="Times New Roman"/>
          <w:noProof/>
          <w:color w:val="auto"/>
        </w:rPr>
        <w:drawing>
          <wp:inline distT="0" distB="0" distL="0" distR="0" wp14:anchorId="702AF0E5" wp14:editId="4112137F">
            <wp:extent cx="3816927" cy="3816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207" cy="3829207"/>
                    </a:xfrm>
                    <a:prstGeom prst="rect">
                      <a:avLst/>
                    </a:prstGeom>
                  </pic:spPr>
                </pic:pic>
              </a:graphicData>
            </a:graphic>
          </wp:inline>
        </w:drawing>
      </w:r>
    </w:p>
    <w:p w14:paraId="2A0C398C" w14:textId="7232A71E" w:rsidR="0028081B" w:rsidRPr="005D2900" w:rsidRDefault="0028081B" w:rsidP="0028081B">
      <w:pPr>
        <w:pStyle w:val="LO-normal"/>
        <w:rPr>
          <w:rFonts w:ascii="Times New Roman" w:hAnsi="Times New Roman" w:cs="Times New Roman"/>
          <w:color w:val="auto"/>
        </w:rPr>
      </w:pPr>
      <w:r w:rsidRPr="005D2900">
        <w:rPr>
          <w:rFonts w:ascii="Times New Roman" w:hAnsi="Times New Roman" w:cs="Times New Roman"/>
          <w:color w:val="auto"/>
        </w:rPr>
        <w:t xml:space="preserve">We can arguably see a very vague trend toward a linear increase in rent amount as population increases. However, as the results are visually inconclusive, some more analysis is needed to see if there is any correlation between the two. As both our variables are </w:t>
      </w:r>
      <w:r w:rsidR="00283C2C" w:rsidRPr="005D2900">
        <w:rPr>
          <w:rFonts w:ascii="Times New Roman" w:hAnsi="Times New Roman" w:cs="Times New Roman"/>
          <w:color w:val="auto"/>
        </w:rPr>
        <w:t>scalers,</w:t>
      </w:r>
      <w:r w:rsidRPr="005D2900">
        <w:rPr>
          <w:rFonts w:ascii="Times New Roman" w:hAnsi="Times New Roman" w:cs="Times New Roman"/>
          <w:color w:val="auto"/>
        </w:rPr>
        <w:t xml:space="preserve"> we will use a correlation test to determine the magnitude of the correlation.</w:t>
      </w:r>
    </w:p>
    <w:p w14:paraId="32088222" w14:textId="51180CB5" w:rsidR="0028081B" w:rsidRPr="005D2900" w:rsidRDefault="0028081B" w:rsidP="0028081B">
      <w:pPr>
        <w:pStyle w:val="LO-normal"/>
        <w:rPr>
          <w:rFonts w:ascii="Times New Roman" w:hAnsi="Times New Roman" w:cs="Times New Roman"/>
          <w:color w:val="auto"/>
        </w:rPr>
      </w:pPr>
      <w:r w:rsidRPr="005D2900">
        <w:rPr>
          <w:rFonts w:ascii="Times New Roman" w:hAnsi="Times New Roman" w:cs="Times New Roman"/>
          <w:color w:val="auto"/>
        </w:rPr>
        <w:t>The correlation r is 0.1520635. Whilst the r</w:t>
      </w:r>
      <w:r w:rsidRPr="005D2900">
        <w:rPr>
          <w:rFonts w:ascii="Times New Roman" w:hAnsi="Times New Roman" w:cs="Times New Roman"/>
          <w:color w:val="auto"/>
          <w:vertAlign w:val="superscript"/>
        </w:rPr>
        <w:t xml:space="preserve">2 </w:t>
      </w:r>
      <w:r w:rsidRPr="005D2900">
        <w:rPr>
          <w:rFonts w:ascii="Times New Roman" w:hAnsi="Times New Roman" w:cs="Times New Roman"/>
          <w:color w:val="auto"/>
        </w:rPr>
        <w:t>is computed as 0.02312331. We shall use the r</w:t>
      </w:r>
      <w:r w:rsidRPr="005D2900">
        <w:rPr>
          <w:rFonts w:ascii="Times New Roman" w:hAnsi="Times New Roman" w:cs="Times New Roman"/>
          <w:color w:val="auto"/>
          <w:vertAlign w:val="superscript"/>
        </w:rPr>
        <w:t>2</w:t>
      </w:r>
      <w:r w:rsidRPr="005D2900">
        <w:rPr>
          <w:rFonts w:ascii="Times New Roman" w:hAnsi="Times New Roman" w:cs="Times New Roman"/>
          <w:color w:val="auto"/>
        </w:rPr>
        <w:t xml:space="preserve"> figure. This figure of 0.02 indicates that a mere 2% of the variation in rent price depends on the population. We will conduct a further test to determine if any correlation exists. Here we have two different scenarios.</w:t>
      </w:r>
    </w:p>
    <w:p w14:paraId="0B7516C4" w14:textId="77777777" w:rsidR="0028081B" w:rsidRPr="005D2900" w:rsidRDefault="0028081B" w:rsidP="0028081B">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0</w:t>
      </w:r>
      <w:r w:rsidRPr="005D2900">
        <w:rPr>
          <w:rFonts w:ascii="Times New Roman" w:hAnsi="Times New Roman" w:cs="Times New Roman"/>
          <w:color w:val="auto"/>
        </w:rPr>
        <w:t>: There is zero correlation between our variables. (null hypothesis)</w:t>
      </w:r>
    </w:p>
    <w:p w14:paraId="25F70A76" w14:textId="47EA1442" w:rsidR="0028081B" w:rsidRPr="005D2900" w:rsidRDefault="0028081B" w:rsidP="0028081B">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A</w:t>
      </w:r>
      <w:r w:rsidRPr="005D2900">
        <w:rPr>
          <w:rFonts w:ascii="Times New Roman" w:hAnsi="Times New Roman" w:cs="Times New Roman"/>
          <w:color w:val="auto"/>
        </w:rPr>
        <w:t>: The</w:t>
      </w:r>
      <w:r w:rsidR="005A3537" w:rsidRPr="005D2900">
        <w:rPr>
          <w:rFonts w:ascii="Times New Roman" w:hAnsi="Times New Roman" w:cs="Times New Roman"/>
          <w:color w:val="auto"/>
        </w:rPr>
        <w:t>re is a</w:t>
      </w:r>
      <w:r w:rsidRPr="005D2900">
        <w:rPr>
          <w:rFonts w:ascii="Times New Roman" w:hAnsi="Times New Roman" w:cs="Times New Roman"/>
          <w:color w:val="auto"/>
        </w:rPr>
        <w:t xml:space="preserve"> correlation between the population and the price (alternate hypothesis)</w:t>
      </w:r>
    </w:p>
    <w:p w14:paraId="231EC691" w14:textId="0DAE4058" w:rsidR="0028081B" w:rsidRPr="005D2900" w:rsidRDefault="0028081B" w:rsidP="0028081B">
      <w:pPr>
        <w:pStyle w:val="LO-normal"/>
        <w:rPr>
          <w:rFonts w:ascii="Times New Roman" w:hAnsi="Times New Roman" w:cs="Times New Roman"/>
          <w:color w:val="auto"/>
        </w:rPr>
      </w:pPr>
      <w:r w:rsidRPr="005D2900">
        <w:rPr>
          <w:rFonts w:ascii="Times New Roman" w:hAnsi="Times New Roman" w:cs="Times New Roman"/>
          <w:color w:val="auto"/>
        </w:rPr>
        <w:t>We will use a Pearson's product-moment correlation to determine whether we accept or reject the null hypothesis.</w:t>
      </w:r>
      <w:r w:rsidR="00DA0BB0" w:rsidRPr="005D2900">
        <w:rPr>
          <w:rFonts w:ascii="Times New Roman" w:hAnsi="Times New Roman" w:cs="Times New Roman"/>
          <w:color w:val="auto"/>
        </w:rPr>
        <w:t xml:space="preserve"> </w:t>
      </w:r>
      <w:r w:rsidRPr="005D2900">
        <w:rPr>
          <w:rFonts w:ascii="Times New Roman" w:hAnsi="Times New Roman" w:cs="Times New Roman"/>
          <w:color w:val="auto"/>
        </w:rPr>
        <w:t>As our p value is 0.03672, which is less than 0.05, we reject the null hypothesis</w:t>
      </w:r>
      <w:r w:rsidR="00417FAC" w:rsidRPr="005D2900">
        <w:rPr>
          <w:rFonts w:ascii="Times New Roman" w:hAnsi="Times New Roman" w:cs="Times New Roman"/>
          <w:color w:val="auto"/>
        </w:rPr>
        <w:t xml:space="preserve"> that there is </w:t>
      </w:r>
      <w:r w:rsidR="007652EE" w:rsidRPr="005D2900">
        <w:rPr>
          <w:rFonts w:ascii="Times New Roman" w:hAnsi="Times New Roman" w:cs="Times New Roman"/>
          <w:color w:val="auto"/>
        </w:rPr>
        <w:t>no correlation.</w:t>
      </w:r>
      <w:r w:rsidRPr="005D2900">
        <w:rPr>
          <w:rFonts w:ascii="Times New Roman" w:hAnsi="Times New Roman" w:cs="Times New Roman"/>
          <w:color w:val="auto"/>
        </w:rPr>
        <w:t xml:space="preserve"> In conclusion we can say that there is a correlation even if the evidence of a correlation is very weak.</w:t>
      </w:r>
    </w:p>
    <w:p w14:paraId="43A3E883" w14:textId="5E0E07E6" w:rsidR="00170FAF" w:rsidRDefault="0028081B" w:rsidP="00C37AB1">
      <w:pPr>
        <w:pStyle w:val="LO-normal"/>
        <w:rPr>
          <w:rFonts w:ascii="Times New Roman" w:hAnsi="Times New Roman" w:cs="Times New Roman"/>
          <w:color w:val="auto"/>
        </w:rPr>
      </w:pPr>
      <w:r w:rsidRPr="005D2900">
        <w:rPr>
          <w:rFonts w:ascii="Times New Roman" w:hAnsi="Times New Roman" w:cs="Times New Roman"/>
          <w:color w:val="auto"/>
        </w:rPr>
        <w:t xml:space="preserve">These tests assume that these two variables follow a joint normal distribution, but we must confirm this using the </w:t>
      </w:r>
      <w:proofErr w:type="spellStart"/>
      <w:r w:rsidRPr="005D2900">
        <w:rPr>
          <w:rFonts w:ascii="Times New Roman" w:hAnsi="Times New Roman" w:cs="Times New Roman"/>
          <w:color w:val="auto"/>
        </w:rPr>
        <w:t>Henze-Zirkler</w:t>
      </w:r>
      <w:proofErr w:type="spellEnd"/>
      <w:r w:rsidRPr="005D2900">
        <w:rPr>
          <w:rFonts w:ascii="Times New Roman" w:hAnsi="Times New Roman" w:cs="Times New Roman"/>
          <w:color w:val="auto"/>
        </w:rPr>
        <w:t xml:space="preserve"> test. Using this test, we obtain a p value of 7.001226e-08.</w:t>
      </w:r>
      <w:r w:rsidR="00E934E3" w:rsidRPr="005D2900">
        <w:rPr>
          <w:rFonts w:ascii="Times New Roman" w:hAnsi="Times New Roman" w:cs="Times New Roman"/>
          <w:color w:val="auto"/>
        </w:rPr>
        <w:t xml:space="preserve"> As the p value &lt;</w:t>
      </w:r>
      <w:r w:rsidRPr="005D2900">
        <w:rPr>
          <w:rFonts w:ascii="Times New Roman" w:hAnsi="Times New Roman" w:cs="Times New Roman"/>
          <w:color w:val="auto"/>
        </w:rPr>
        <w:t xml:space="preserve"> </w:t>
      </w:r>
      <w:r w:rsidR="00E934E3" w:rsidRPr="005D2900">
        <w:rPr>
          <w:rFonts w:ascii="Times New Roman" w:hAnsi="Times New Roman" w:cs="Times New Roman"/>
          <w:color w:val="auto"/>
        </w:rPr>
        <w:t>0.05 we</w:t>
      </w:r>
      <w:r w:rsidR="00BB41A9" w:rsidRPr="005D2900">
        <w:rPr>
          <w:rFonts w:ascii="Times New Roman" w:hAnsi="Times New Roman" w:cs="Times New Roman"/>
          <w:color w:val="auto"/>
        </w:rPr>
        <w:t xml:space="preserve"> </w:t>
      </w:r>
      <w:r w:rsidR="00BB423F" w:rsidRPr="005D2900">
        <w:rPr>
          <w:rFonts w:ascii="Times New Roman" w:hAnsi="Times New Roman" w:cs="Times New Roman"/>
          <w:color w:val="auto"/>
        </w:rPr>
        <w:t>reject the null hypothesis o</w:t>
      </w:r>
      <w:r w:rsidR="000F377A" w:rsidRPr="005D2900">
        <w:rPr>
          <w:rFonts w:ascii="Times New Roman" w:hAnsi="Times New Roman" w:cs="Times New Roman"/>
          <w:color w:val="auto"/>
        </w:rPr>
        <w:t>f the assumption of a normal distribution.</w:t>
      </w:r>
      <w:r w:rsidR="00E934E3" w:rsidRPr="005D2900">
        <w:rPr>
          <w:rFonts w:ascii="Times New Roman" w:hAnsi="Times New Roman" w:cs="Times New Roman"/>
          <w:color w:val="auto"/>
        </w:rPr>
        <w:t xml:space="preserve"> </w:t>
      </w:r>
      <w:r w:rsidRPr="005D2900">
        <w:rPr>
          <w:rFonts w:ascii="Times New Roman" w:hAnsi="Times New Roman" w:cs="Times New Roman"/>
          <w:color w:val="auto"/>
        </w:rPr>
        <w:t>We also get a HZ value of 3.35226</w:t>
      </w:r>
      <w:r w:rsidR="00A10349" w:rsidRPr="005D2900">
        <w:rPr>
          <w:rFonts w:ascii="Times New Roman" w:hAnsi="Times New Roman" w:cs="Times New Roman"/>
          <w:color w:val="auto"/>
        </w:rPr>
        <w:t xml:space="preserve"> from this value the p-value is </w:t>
      </w:r>
      <w:r w:rsidR="003F010F" w:rsidRPr="005D2900">
        <w:rPr>
          <w:rFonts w:ascii="Times New Roman" w:hAnsi="Times New Roman" w:cs="Times New Roman"/>
          <w:color w:val="auto"/>
        </w:rPr>
        <w:t>calculated for us</w:t>
      </w:r>
      <w:r w:rsidRPr="005D2900">
        <w:rPr>
          <w:rFonts w:ascii="Times New Roman" w:hAnsi="Times New Roman" w:cs="Times New Roman"/>
          <w:color w:val="auto"/>
        </w:rPr>
        <w:t>.</w:t>
      </w:r>
    </w:p>
    <w:p w14:paraId="2F4462C9" w14:textId="77777777" w:rsidR="00C85DA4" w:rsidRDefault="00C85DA4">
      <w:pPr>
        <w:rPr>
          <w:ins w:id="115" w:author="Dimitri Saridakis (20083467)" w:date="2020-05-04T20:21:00Z"/>
          <w:rFonts w:asciiTheme="majorHAnsi" w:eastAsiaTheme="majorEastAsia" w:hAnsiTheme="majorHAnsi" w:cstheme="majorBidi"/>
          <w:caps/>
          <w:color w:val="61721F" w:themeColor="accent1" w:themeShade="BF"/>
          <w:sz w:val="24"/>
        </w:rPr>
      </w:pPr>
      <w:ins w:id="116" w:author="Dimitri Saridakis (20083467)" w:date="2020-05-04T20:21:00Z">
        <w:r>
          <w:br w:type="page"/>
        </w:r>
      </w:ins>
    </w:p>
    <w:p w14:paraId="105CECAC" w14:textId="6AB7FBD1" w:rsidR="00170FAF" w:rsidRDefault="00170FAF" w:rsidP="00170FAF">
      <w:pPr>
        <w:pStyle w:val="Heading2"/>
      </w:pPr>
      <w:bookmarkStart w:id="117" w:name="_Toc39524986"/>
      <w:r>
        <w:t>Q3: Is the ratio of house occupants to apartment occupants the same for all occupant types? (E.g. if for families, 60% are in houses and 40% in apartments, is the 60:40 ratio the same for other occupant types?)</w:t>
      </w:r>
      <w:bookmarkEnd w:id="117"/>
    </w:p>
    <w:p w14:paraId="14BB2654" w14:textId="6A7673E9" w:rsidR="004C024D" w:rsidRPr="005D2900" w:rsidRDefault="00F952CB" w:rsidP="004C024D">
      <w:pPr>
        <w:rPr>
          <w:rFonts w:ascii="Times New Roman" w:hAnsi="Times New Roman" w:cs="Times New Roman"/>
          <w:color w:val="auto"/>
        </w:rPr>
      </w:pPr>
      <w:r w:rsidRPr="005D2900">
        <w:rPr>
          <w:rFonts w:ascii="Times New Roman" w:hAnsi="Times New Roman" w:cs="Times New Roman"/>
          <w:color w:val="auto"/>
        </w:rPr>
        <w:t>Some summary sta</w:t>
      </w:r>
      <w:r w:rsidR="00D20BE6" w:rsidRPr="005D2900">
        <w:rPr>
          <w:rFonts w:ascii="Times New Roman" w:hAnsi="Times New Roman" w:cs="Times New Roman"/>
          <w:color w:val="auto"/>
        </w:rPr>
        <w:t>tis</w:t>
      </w:r>
      <w:r w:rsidRPr="005D2900">
        <w:rPr>
          <w:rFonts w:ascii="Times New Roman" w:hAnsi="Times New Roman" w:cs="Times New Roman"/>
          <w:color w:val="auto"/>
        </w:rPr>
        <w:t>tics:</w:t>
      </w:r>
    </w:p>
    <w:tbl>
      <w:tblPr>
        <w:tblStyle w:val="TableGrid"/>
        <w:tblW w:w="0" w:type="auto"/>
        <w:tblLook w:val="04A0" w:firstRow="1" w:lastRow="0" w:firstColumn="1" w:lastColumn="0" w:noHBand="0" w:noVBand="1"/>
      </w:tblPr>
      <w:tblGrid>
        <w:gridCol w:w="1583"/>
        <w:gridCol w:w="1106"/>
        <w:gridCol w:w="1559"/>
        <w:gridCol w:w="1924"/>
        <w:gridCol w:w="1312"/>
        <w:gridCol w:w="1146"/>
      </w:tblGrid>
      <w:tr w:rsidR="00A85E72" w:rsidRPr="005D2900" w14:paraId="428AD0C7" w14:textId="593DA637" w:rsidTr="00A85E72">
        <w:tc>
          <w:tcPr>
            <w:tcW w:w="1583" w:type="dxa"/>
          </w:tcPr>
          <w:p w14:paraId="340A8E39" w14:textId="77777777" w:rsidR="00A85E72" w:rsidRPr="005D2900" w:rsidRDefault="00A85E72" w:rsidP="004C024D">
            <w:pPr>
              <w:rPr>
                <w:rFonts w:ascii="Times New Roman" w:hAnsi="Times New Roman" w:cs="Times New Roman"/>
                <w:color w:val="auto"/>
              </w:rPr>
            </w:pPr>
          </w:p>
        </w:tc>
        <w:tc>
          <w:tcPr>
            <w:tcW w:w="1106" w:type="dxa"/>
          </w:tcPr>
          <w:p w14:paraId="13FEEC17" w14:textId="46A3C7DC"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Family</w:t>
            </w:r>
          </w:p>
        </w:tc>
        <w:tc>
          <w:tcPr>
            <w:tcW w:w="1559" w:type="dxa"/>
          </w:tcPr>
          <w:p w14:paraId="35B3D77E" w14:textId="41B11CE3"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House Share</w:t>
            </w:r>
          </w:p>
        </w:tc>
        <w:tc>
          <w:tcPr>
            <w:tcW w:w="1924" w:type="dxa"/>
          </w:tcPr>
          <w:p w14:paraId="4F5ECBE6" w14:textId="797790C2"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Single Occupant</w:t>
            </w:r>
          </w:p>
        </w:tc>
        <w:tc>
          <w:tcPr>
            <w:tcW w:w="1312" w:type="dxa"/>
          </w:tcPr>
          <w:p w14:paraId="02C10934" w14:textId="4487FCBA"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Other</w:t>
            </w:r>
          </w:p>
        </w:tc>
        <w:tc>
          <w:tcPr>
            <w:tcW w:w="1146" w:type="dxa"/>
          </w:tcPr>
          <w:p w14:paraId="2D1E6958" w14:textId="61AA8AEB"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Total</w:t>
            </w:r>
          </w:p>
        </w:tc>
      </w:tr>
      <w:tr w:rsidR="005D2900" w:rsidRPr="005D2900" w14:paraId="54571E5B" w14:textId="566A023C" w:rsidTr="00A85E72">
        <w:tc>
          <w:tcPr>
            <w:tcW w:w="1583" w:type="dxa"/>
          </w:tcPr>
          <w:p w14:paraId="627847AC" w14:textId="0801A790"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House</w:t>
            </w:r>
          </w:p>
        </w:tc>
        <w:tc>
          <w:tcPr>
            <w:tcW w:w="1106" w:type="dxa"/>
          </w:tcPr>
          <w:p w14:paraId="3B62791C" w14:textId="7190B7BA"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39</w:t>
            </w:r>
          </w:p>
        </w:tc>
        <w:tc>
          <w:tcPr>
            <w:tcW w:w="1559" w:type="dxa"/>
          </w:tcPr>
          <w:p w14:paraId="4BCD0907" w14:textId="47959A7D"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9</w:t>
            </w:r>
          </w:p>
        </w:tc>
        <w:tc>
          <w:tcPr>
            <w:tcW w:w="1924" w:type="dxa"/>
          </w:tcPr>
          <w:p w14:paraId="13E033ED" w14:textId="326838D6"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25</w:t>
            </w:r>
          </w:p>
        </w:tc>
        <w:tc>
          <w:tcPr>
            <w:tcW w:w="1312" w:type="dxa"/>
          </w:tcPr>
          <w:p w14:paraId="1B34D188" w14:textId="458EC478"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5</w:t>
            </w:r>
          </w:p>
        </w:tc>
        <w:tc>
          <w:tcPr>
            <w:tcW w:w="1146" w:type="dxa"/>
          </w:tcPr>
          <w:p w14:paraId="3BE48E7B" w14:textId="12D1D798" w:rsidR="00A85E72" w:rsidRPr="005D2900" w:rsidRDefault="001E2E58" w:rsidP="004C024D">
            <w:pPr>
              <w:rPr>
                <w:rFonts w:ascii="Times New Roman" w:hAnsi="Times New Roman" w:cs="Times New Roman"/>
                <w:color w:val="auto"/>
              </w:rPr>
            </w:pPr>
            <w:r w:rsidRPr="005D2900">
              <w:rPr>
                <w:rFonts w:ascii="Times New Roman" w:hAnsi="Times New Roman" w:cs="Times New Roman"/>
                <w:color w:val="auto"/>
              </w:rPr>
              <w:t>78</w:t>
            </w:r>
          </w:p>
        </w:tc>
      </w:tr>
      <w:tr w:rsidR="005D2900" w:rsidRPr="005D2900" w14:paraId="5F13F1E1" w14:textId="3C7B5189" w:rsidTr="00A85E72">
        <w:tc>
          <w:tcPr>
            <w:tcW w:w="1583" w:type="dxa"/>
          </w:tcPr>
          <w:p w14:paraId="2D345BA2" w14:textId="50363153"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Apartment</w:t>
            </w:r>
          </w:p>
        </w:tc>
        <w:tc>
          <w:tcPr>
            <w:tcW w:w="1106" w:type="dxa"/>
          </w:tcPr>
          <w:p w14:paraId="4CAC0FC5" w14:textId="0AA721A8"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39</w:t>
            </w:r>
          </w:p>
        </w:tc>
        <w:tc>
          <w:tcPr>
            <w:tcW w:w="1559" w:type="dxa"/>
          </w:tcPr>
          <w:p w14:paraId="7FE5E210" w14:textId="6E8D8E36"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18</w:t>
            </w:r>
          </w:p>
        </w:tc>
        <w:tc>
          <w:tcPr>
            <w:tcW w:w="1924" w:type="dxa"/>
          </w:tcPr>
          <w:p w14:paraId="311E766D" w14:textId="63594647"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9</w:t>
            </w:r>
          </w:p>
        </w:tc>
        <w:tc>
          <w:tcPr>
            <w:tcW w:w="1312" w:type="dxa"/>
          </w:tcPr>
          <w:p w14:paraId="78B1FBC0" w14:textId="4A26977F"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22</w:t>
            </w:r>
          </w:p>
        </w:tc>
        <w:tc>
          <w:tcPr>
            <w:tcW w:w="1146" w:type="dxa"/>
          </w:tcPr>
          <w:p w14:paraId="61F3BB46" w14:textId="6B33C70D" w:rsidR="00A85E72" w:rsidRPr="005D2900" w:rsidRDefault="003B5D33" w:rsidP="004C024D">
            <w:pPr>
              <w:rPr>
                <w:rFonts w:ascii="Times New Roman" w:hAnsi="Times New Roman" w:cs="Times New Roman"/>
                <w:color w:val="auto"/>
              </w:rPr>
            </w:pPr>
            <w:r w:rsidRPr="005D2900">
              <w:rPr>
                <w:rFonts w:ascii="Times New Roman" w:hAnsi="Times New Roman" w:cs="Times New Roman"/>
                <w:color w:val="auto"/>
              </w:rPr>
              <w:t>88</w:t>
            </w:r>
          </w:p>
        </w:tc>
      </w:tr>
      <w:tr w:rsidR="005D2900" w:rsidRPr="005D2900" w14:paraId="3909F38E" w14:textId="01055056" w:rsidTr="00A85E72">
        <w:tc>
          <w:tcPr>
            <w:tcW w:w="1583" w:type="dxa"/>
          </w:tcPr>
          <w:p w14:paraId="1B332BC4" w14:textId="42E854AD"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Other</w:t>
            </w:r>
          </w:p>
        </w:tc>
        <w:tc>
          <w:tcPr>
            <w:tcW w:w="1106" w:type="dxa"/>
          </w:tcPr>
          <w:p w14:paraId="1522CEAE" w14:textId="76D4C288"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20</w:t>
            </w:r>
          </w:p>
        </w:tc>
        <w:tc>
          <w:tcPr>
            <w:tcW w:w="1559" w:type="dxa"/>
          </w:tcPr>
          <w:p w14:paraId="735F9FD5" w14:textId="75A217A0"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0</w:t>
            </w:r>
          </w:p>
        </w:tc>
        <w:tc>
          <w:tcPr>
            <w:tcW w:w="1924" w:type="dxa"/>
          </w:tcPr>
          <w:p w14:paraId="3683982E" w14:textId="72E9F824"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2</w:t>
            </w:r>
          </w:p>
        </w:tc>
        <w:tc>
          <w:tcPr>
            <w:tcW w:w="1312" w:type="dxa"/>
          </w:tcPr>
          <w:p w14:paraId="7171E277" w14:textId="14E181EE" w:rsidR="00A85E72" w:rsidRPr="005D2900" w:rsidRDefault="00A85E72" w:rsidP="004C024D">
            <w:pPr>
              <w:rPr>
                <w:rFonts w:ascii="Times New Roman" w:hAnsi="Times New Roman" w:cs="Times New Roman"/>
                <w:color w:val="auto"/>
              </w:rPr>
            </w:pPr>
            <w:r w:rsidRPr="005D2900">
              <w:rPr>
                <w:rFonts w:ascii="Times New Roman" w:hAnsi="Times New Roman" w:cs="Times New Roman"/>
                <w:color w:val="auto"/>
              </w:rPr>
              <w:t>3</w:t>
            </w:r>
          </w:p>
        </w:tc>
        <w:tc>
          <w:tcPr>
            <w:tcW w:w="1146" w:type="dxa"/>
          </w:tcPr>
          <w:p w14:paraId="43E7B2DB" w14:textId="03E07882" w:rsidR="00A85E72" w:rsidRPr="005D2900" w:rsidRDefault="003B5D33" w:rsidP="004C024D">
            <w:pPr>
              <w:rPr>
                <w:rFonts w:ascii="Times New Roman" w:hAnsi="Times New Roman" w:cs="Times New Roman"/>
                <w:color w:val="auto"/>
              </w:rPr>
            </w:pPr>
            <w:r w:rsidRPr="005D2900">
              <w:rPr>
                <w:rFonts w:ascii="Times New Roman" w:hAnsi="Times New Roman" w:cs="Times New Roman"/>
                <w:color w:val="auto"/>
              </w:rPr>
              <w:t>25</w:t>
            </w:r>
          </w:p>
        </w:tc>
      </w:tr>
      <w:tr w:rsidR="003B5D33" w:rsidRPr="005D2900" w14:paraId="00E7013B" w14:textId="77777777" w:rsidTr="00A85E72">
        <w:tc>
          <w:tcPr>
            <w:tcW w:w="1583" w:type="dxa"/>
          </w:tcPr>
          <w:p w14:paraId="2A080CB5" w14:textId="2ACC878D" w:rsidR="003B5D33" w:rsidRPr="005D2900" w:rsidRDefault="003B5D33" w:rsidP="004C024D">
            <w:pPr>
              <w:rPr>
                <w:rFonts w:ascii="Times New Roman" w:hAnsi="Times New Roman" w:cs="Times New Roman"/>
                <w:color w:val="auto"/>
              </w:rPr>
            </w:pPr>
            <w:r w:rsidRPr="005D2900">
              <w:rPr>
                <w:rFonts w:ascii="Times New Roman" w:hAnsi="Times New Roman" w:cs="Times New Roman"/>
                <w:color w:val="auto"/>
              </w:rPr>
              <w:t>Total</w:t>
            </w:r>
          </w:p>
        </w:tc>
        <w:tc>
          <w:tcPr>
            <w:tcW w:w="1106" w:type="dxa"/>
          </w:tcPr>
          <w:p w14:paraId="11DC56CC" w14:textId="576F3AE8" w:rsidR="003B5D33" w:rsidRPr="005D2900" w:rsidRDefault="00947D3D" w:rsidP="004C024D">
            <w:pPr>
              <w:rPr>
                <w:rFonts w:ascii="Times New Roman" w:hAnsi="Times New Roman" w:cs="Times New Roman"/>
                <w:color w:val="auto"/>
              </w:rPr>
            </w:pPr>
            <w:r w:rsidRPr="005D2900">
              <w:rPr>
                <w:rFonts w:ascii="Times New Roman" w:hAnsi="Times New Roman" w:cs="Times New Roman"/>
                <w:color w:val="auto"/>
              </w:rPr>
              <w:t>98</w:t>
            </w:r>
          </w:p>
        </w:tc>
        <w:tc>
          <w:tcPr>
            <w:tcW w:w="1559" w:type="dxa"/>
          </w:tcPr>
          <w:p w14:paraId="4CFA77D2" w14:textId="1690EB98" w:rsidR="003B5D33" w:rsidRPr="005D2900" w:rsidRDefault="00947D3D" w:rsidP="004C024D">
            <w:pPr>
              <w:rPr>
                <w:rFonts w:ascii="Times New Roman" w:hAnsi="Times New Roman" w:cs="Times New Roman"/>
                <w:color w:val="auto"/>
              </w:rPr>
            </w:pPr>
            <w:r w:rsidRPr="005D2900">
              <w:rPr>
                <w:rFonts w:ascii="Times New Roman" w:hAnsi="Times New Roman" w:cs="Times New Roman"/>
                <w:color w:val="auto"/>
              </w:rPr>
              <w:t>27</w:t>
            </w:r>
          </w:p>
        </w:tc>
        <w:tc>
          <w:tcPr>
            <w:tcW w:w="1924" w:type="dxa"/>
          </w:tcPr>
          <w:p w14:paraId="3FD39778" w14:textId="44999CE8" w:rsidR="003B5D33" w:rsidRPr="005D2900" w:rsidRDefault="00947D3D" w:rsidP="004C024D">
            <w:pPr>
              <w:rPr>
                <w:rFonts w:ascii="Times New Roman" w:hAnsi="Times New Roman" w:cs="Times New Roman"/>
                <w:color w:val="auto"/>
              </w:rPr>
            </w:pPr>
            <w:r w:rsidRPr="005D2900">
              <w:rPr>
                <w:rFonts w:ascii="Times New Roman" w:hAnsi="Times New Roman" w:cs="Times New Roman"/>
                <w:color w:val="auto"/>
              </w:rPr>
              <w:t>36</w:t>
            </w:r>
          </w:p>
        </w:tc>
        <w:tc>
          <w:tcPr>
            <w:tcW w:w="1312" w:type="dxa"/>
          </w:tcPr>
          <w:p w14:paraId="3366AAD0" w14:textId="353D5D13" w:rsidR="003B5D33" w:rsidRPr="005D2900" w:rsidRDefault="00947D3D" w:rsidP="004C024D">
            <w:pPr>
              <w:rPr>
                <w:rFonts w:ascii="Times New Roman" w:hAnsi="Times New Roman" w:cs="Times New Roman"/>
                <w:color w:val="auto"/>
              </w:rPr>
            </w:pPr>
            <w:r w:rsidRPr="005D2900">
              <w:rPr>
                <w:rFonts w:ascii="Times New Roman" w:hAnsi="Times New Roman" w:cs="Times New Roman"/>
                <w:color w:val="auto"/>
              </w:rPr>
              <w:t>30</w:t>
            </w:r>
          </w:p>
        </w:tc>
        <w:tc>
          <w:tcPr>
            <w:tcW w:w="1146" w:type="dxa"/>
          </w:tcPr>
          <w:p w14:paraId="04B3CDB3" w14:textId="77777777" w:rsidR="003B5D33" w:rsidRPr="005D2900" w:rsidRDefault="003B5D33" w:rsidP="004C024D">
            <w:pPr>
              <w:rPr>
                <w:rFonts w:ascii="Times New Roman" w:hAnsi="Times New Roman" w:cs="Times New Roman"/>
                <w:color w:val="auto"/>
              </w:rPr>
            </w:pPr>
          </w:p>
        </w:tc>
      </w:tr>
    </w:tbl>
    <w:p w14:paraId="5FD766DD" w14:textId="0473B80A" w:rsidR="00F952CB" w:rsidRPr="005D2900" w:rsidRDefault="00947D3D" w:rsidP="004C024D">
      <w:pPr>
        <w:rPr>
          <w:rFonts w:ascii="Times New Roman" w:hAnsi="Times New Roman" w:cs="Times New Roman"/>
          <w:color w:val="auto"/>
        </w:rPr>
      </w:pPr>
      <w:r w:rsidRPr="005D2900">
        <w:rPr>
          <w:rFonts w:ascii="Times New Roman" w:hAnsi="Times New Roman" w:cs="Times New Roman"/>
          <w:color w:val="auto"/>
        </w:rPr>
        <w:t xml:space="preserve">We lay out </w:t>
      </w:r>
      <w:r w:rsidR="006B09BA" w:rsidRPr="005D2900">
        <w:rPr>
          <w:rFonts w:ascii="Times New Roman" w:hAnsi="Times New Roman" w:cs="Times New Roman"/>
          <w:color w:val="auto"/>
        </w:rPr>
        <w:t>our</w:t>
      </w:r>
      <w:r w:rsidR="00CA0934" w:rsidRPr="005D2900">
        <w:rPr>
          <w:rFonts w:ascii="Times New Roman" w:hAnsi="Times New Roman" w:cs="Times New Roman"/>
          <w:color w:val="auto"/>
        </w:rPr>
        <w:t xml:space="preserve"> null</w:t>
      </w:r>
      <w:r w:rsidR="006B09BA" w:rsidRPr="005D2900">
        <w:rPr>
          <w:rFonts w:ascii="Times New Roman" w:hAnsi="Times New Roman" w:cs="Times New Roman"/>
          <w:color w:val="auto"/>
        </w:rPr>
        <w:t xml:space="preserve"> hypothesis that </w:t>
      </w:r>
      <w:r w:rsidR="00EA256F" w:rsidRPr="005D2900">
        <w:rPr>
          <w:rFonts w:ascii="Times New Roman" w:hAnsi="Times New Roman" w:cs="Times New Roman"/>
          <w:color w:val="auto"/>
        </w:rPr>
        <w:t xml:space="preserve">there is no difference between </w:t>
      </w:r>
      <w:r w:rsidR="00C72AC5" w:rsidRPr="005D2900">
        <w:rPr>
          <w:rFonts w:ascii="Times New Roman" w:hAnsi="Times New Roman" w:cs="Times New Roman"/>
          <w:color w:val="auto"/>
        </w:rPr>
        <w:t xml:space="preserve">the ratios for the different </w:t>
      </w:r>
      <w:r w:rsidR="00787151" w:rsidRPr="005D2900">
        <w:rPr>
          <w:rFonts w:ascii="Times New Roman" w:hAnsi="Times New Roman" w:cs="Times New Roman"/>
          <w:color w:val="auto"/>
        </w:rPr>
        <w:t>occupant groups and the type of dwelling where you’d find them</w:t>
      </w:r>
      <w:r w:rsidR="00660E1C" w:rsidRPr="005D2900">
        <w:rPr>
          <w:rFonts w:ascii="Times New Roman" w:hAnsi="Times New Roman" w:cs="Times New Roman"/>
          <w:color w:val="auto"/>
        </w:rPr>
        <w:t xml:space="preserve"> inhabiting</w:t>
      </w:r>
      <w:r w:rsidR="00787151" w:rsidRPr="005D2900">
        <w:rPr>
          <w:rFonts w:ascii="Times New Roman" w:hAnsi="Times New Roman" w:cs="Times New Roman"/>
          <w:color w:val="auto"/>
        </w:rPr>
        <w:t>.</w:t>
      </w:r>
    </w:p>
    <w:p w14:paraId="6668166C" w14:textId="0A7B3EC0" w:rsidR="002D63CD" w:rsidRPr="005D2900" w:rsidRDefault="000D6322" w:rsidP="004C024D">
      <w:pPr>
        <w:rPr>
          <w:rFonts w:ascii="Times New Roman" w:hAnsi="Times New Roman" w:cs="Times New Roman"/>
          <w:color w:val="auto"/>
        </w:rPr>
      </w:pPr>
      <w:r w:rsidRPr="005D2900">
        <w:rPr>
          <w:rFonts w:ascii="Times New Roman" w:hAnsi="Times New Roman" w:cs="Times New Roman"/>
          <w:color w:val="auto"/>
        </w:rPr>
        <w:t xml:space="preserve">For this </w:t>
      </w:r>
      <w:r w:rsidR="00EE7748" w:rsidRPr="005D2900">
        <w:rPr>
          <w:rFonts w:ascii="Times New Roman" w:hAnsi="Times New Roman" w:cs="Times New Roman"/>
          <w:color w:val="auto"/>
        </w:rPr>
        <w:t>question our samples to use are categorial therefore the appropriate test to use in this instance is the</w:t>
      </w:r>
      <w:r w:rsidR="00561A2A" w:rsidRPr="005D2900">
        <w:rPr>
          <w:rFonts w:ascii="Times New Roman" w:hAnsi="Times New Roman" w:cs="Times New Roman"/>
          <w:color w:val="auto"/>
        </w:rPr>
        <w:t xml:space="preserve"> χ</w:t>
      </w:r>
      <w:r w:rsidR="00561A2A" w:rsidRPr="005D2900">
        <w:rPr>
          <w:rFonts w:ascii="Times New Roman" w:hAnsi="Times New Roman" w:cs="Times New Roman"/>
          <w:color w:val="auto"/>
          <w:vertAlign w:val="superscript"/>
        </w:rPr>
        <w:t>2</w:t>
      </w:r>
      <w:r w:rsidR="00EE7748" w:rsidRPr="005D2900">
        <w:rPr>
          <w:rFonts w:ascii="Times New Roman" w:hAnsi="Times New Roman" w:cs="Times New Roman"/>
          <w:color w:val="auto"/>
        </w:rPr>
        <w:t xml:space="preserve"> test of independence.</w:t>
      </w:r>
      <w:r w:rsidR="00FD5F8F" w:rsidRPr="005D2900">
        <w:rPr>
          <w:rFonts w:ascii="Times New Roman" w:hAnsi="Times New Roman" w:cs="Times New Roman"/>
          <w:color w:val="auto"/>
        </w:rPr>
        <w:t xml:space="preserve"> Deploying this test in r returns a p-value</w:t>
      </w:r>
      <w:r w:rsidR="00B740A9" w:rsidRPr="005D2900">
        <w:rPr>
          <w:rFonts w:ascii="Times New Roman" w:hAnsi="Times New Roman" w:cs="Times New Roman"/>
          <w:color w:val="auto"/>
        </w:rPr>
        <w:t xml:space="preserve"> = </w:t>
      </w:r>
      <w:r w:rsidR="003D376E" w:rsidRPr="005D2900">
        <w:rPr>
          <w:rFonts w:ascii="Times New Roman" w:hAnsi="Times New Roman" w:cs="Times New Roman"/>
          <w:color w:val="auto"/>
        </w:rPr>
        <w:t>1.115e-05</w:t>
      </w:r>
      <w:r w:rsidR="003D376E" w:rsidRPr="005D2900">
        <w:rPr>
          <w:rFonts w:ascii="Times New Roman" w:hAnsi="Times New Roman" w:cs="Times New Roman"/>
          <w:b/>
          <w:bCs/>
          <w:color w:val="auto"/>
        </w:rPr>
        <w:t xml:space="preserve">. </w:t>
      </w:r>
      <w:r w:rsidR="003D376E" w:rsidRPr="005D2900">
        <w:rPr>
          <w:rFonts w:ascii="Times New Roman" w:hAnsi="Times New Roman" w:cs="Times New Roman"/>
          <w:color w:val="auto"/>
        </w:rPr>
        <w:t xml:space="preserve">As p-value &lt; than </w:t>
      </w:r>
      <w:r w:rsidR="001538FE" w:rsidRPr="005D2900">
        <w:rPr>
          <w:rFonts w:ascii="Times New Roman" w:hAnsi="Times New Roman" w:cs="Times New Roman"/>
          <w:color w:val="auto"/>
        </w:rPr>
        <w:t>0.05 we can con</w:t>
      </w:r>
      <w:r w:rsidR="006E3051" w:rsidRPr="005D2900">
        <w:rPr>
          <w:rFonts w:ascii="Times New Roman" w:hAnsi="Times New Roman" w:cs="Times New Roman"/>
          <w:color w:val="auto"/>
        </w:rPr>
        <w:t xml:space="preserve">clude with a 95% confidence interval </w:t>
      </w:r>
      <w:r w:rsidR="00491A4D" w:rsidRPr="005D2900">
        <w:rPr>
          <w:rFonts w:ascii="Times New Roman" w:hAnsi="Times New Roman" w:cs="Times New Roman"/>
          <w:color w:val="auto"/>
        </w:rPr>
        <w:t>that we can reject the null hypothesis</w:t>
      </w:r>
      <w:r w:rsidR="005371BB" w:rsidRPr="005D2900">
        <w:rPr>
          <w:rFonts w:ascii="Times New Roman" w:hAnsi="Times New Roman" w:cs="Times New Roman"/>
          <w:color w:val="auto"/>
        </w:rPr>
        <w:t xml:space="preserve"> of independence</w:t>
      </w:r>
      <w:r w:rsidR="00491A4D" w:rsidRPr="005D2900">
        <w:rPr>
          <w:rFonts w:ascii="Times New Roman" w:hAnsi="Times New Roman" w:cs="Times New Roman"/>
          <w:color w:val="auto"/>
        </w:rPr>
        <w:t xml:space="preserve"> </w:t>
      </w:r>
      <w:r w:rsidR="0035547A" w:rsidRPr="005D2900">
        <w:rPr>
          <w:rFonts w:ascii="Times New Roman" w:hAnsi="Times New Roman" w:cs="Times New Roman"/>
          <w:color w:val="auto"/>
        </w:rPr>
        <w:t xml:space="preserve">that the </w:t>
      </w:r>
      <w:r w:rsidR="002D6F70" w:rsidRPr="005D2900">
        <w:rPr>
          <w:rFonts w:ascii="Times New Roman" w:hAnsi="Times New Roman" w:cs="Times New Roman"/>
          <w:color w:val="auto"/>
        </w:rPr>
        <w:t>ratio is not the same for all occupant types in dwelling types.</w:t>
      </w:r>
      <w:r w:rsidR="001D6C82" w:rsidRPr="005D2900">
        <w:rPr>
          <w:rFonts w:ascii="Times New Roman" w:hAnsi="Times New Roman" w:cs="Times New Roman"/>
          <w:color w:val="auto"/>
        </w:rPr>
        <w:t xml:space="preserve"> However, the χ</w:t>
      </w:r>
      <w:r w:rsidR="001D6C82" w:rsidRPr="005D2900">
        <w:rPr>
          <w:rFonts w:ascii="Times New Roman" w:hAnsi="Times New Roman" w:cs="Times New Roman"/>
          <w:color w:val="auto"/>
          <w:vertAlign w:val="superscript"/>
        </w:rPr>
        <w:t>2</w:t>
      </w:r>
      <w:r w:rsidR="001D6C82" w:rsidRPr="005D2900">
        <w:rPr>
          <w:rFonts w:ascii="Times New Roman" w:hAnsi="Times New Roman" w:cs="Times New Roman"/>
          <w:color w:val="auto"/>
        </w:rPr>
        <w:t xml:space="preserve"> test </w:t>
      </w:r>
      <w:r w:rsidR="00E243F8" w:rsidRPr="005D2900">
        <w:rPr>
          <w:rFonts w:ascii="Times New Roman" w:hAnsi="Times New Roman" w:cs="Times New Roman"/>
          <w:color w:val="auto"/>
        </w:rPr>
        <w:t>does also display a warning, namely</w:t>
      </w:r>
      <w:r w:rsidR="00E06F6E" w:rsidRPr="005D2900">
        <w:rPr>
          <w:rFonts w:ascii="Times New Roman" w:hAnsi="Times New Roman" w:cs="Times New Roman"/>
          <w:color w:val="auto"/>
        </w:rPr>
        <w:t>;</w:t>
      </w:r>
    </w:p>
    <w:p w14:paraId="4F9E3365" w14:textId="35230D50" w:rsidR="00E243F8" w:rsidRPr="005D2900" w:rsidRDefault="00E06F6E" w:rsidP="004C024D">
      <w:pPr>
        <w:rPr>
          <w:rFonts w:ascii="Times New Roman" w:hAnsi="Times New Roman" w:cs="Times New Roman"/>
          <w:color w:val="auto"/>
        </w:rPr>
      </w:pPr>
      <w:r w:rsidRPr="005D2900">
        <w:rPr>
          <w:rFonts w:ascii="Times New Roman" w:hAnsi="Times New Roman" w:cs="Times New Roman"/>
          <w:color w:val="auto"/>
        </w:rPr>
        <w:t>‘Chi-squared approximation may be incorrect’</w:t>
      </w:r>
    </w:p>
    <w:p w14:paraId="1CC28D6E" w14:textId="2A389B16" w:rsidR="00E06F6E" w:rsidRPr="005D2900" w:rsidRDefault="00E06F6E" w:rsidP="004C024D">
      <w:pPr>
        <w:rPr>
          <w:rFonts w:ascii="Times New Roman" w:hAnsi="Times New Roman" w:cs="Times New Roman"/>
          <w:color w:val="auto"/>
        </w:rPr>
      </w:pPr>
      <w:r w:rsidRPr="005D2900">
        <w:rPr>
          <w:rFonts w:ascii="Times New Roman" w:hAnsi="Times New Roman" w:cs="Times New Roman"/>
          <w:color w:val="auto"/>
        </w:rPr>
        <w:t xml:space="preserve">And as such </w:t>
      </w:r>
      <w:r w:rsidR="00026EDC" w:rsidRPr="005D2900">
        <w:rPr>
          <w:rFonts w:ascii="Times New Roman" w:hAnsi="Times New Roman" w:cs="Times New Roman"/>
          <w:color w:val="auto"/>
        </w:rPr>
        <w:t>to get a more accurate answer we would need to alter the data</w:t>
      </w:r>
      <w:r w:rsidR="00B51331" w:rsidRPr="005D2900">
        <w:rPr>
          <w:rFonts w:ascii="Times New Roman" w:hAnsi="Times New Roman" w:cs="Times New Roman"/>
          <w:color w:val="auto"/>
        </w:rPr>
        <w:t>. This goes out of scope of the question though so we will produce a bar plot to visualise the data where one can also judge the differences</w:t>
      </w:r>
      <w:r w:rsidR="00B62F59" w:rsidRPr="005D2900">
        <w:rPr>
          <w:rFonts w:ascii="Times New Roman" w:hAnsi="Times New Roman" w:cs="Times New Roman"/>
          <w:color w:val="auto"/>
        </w:rPr>
        <w:t>.</w:t>
      </w:r>
    </w:p>
    <w:p w14:paraId="492148F2" w14:textId="02D8D3BE" w:rsidR="00EE7748" w:rsidRPr="005D2900" w:rsidRDefault="00F03B65" w:rsidP="004C024D">
      <w:pPr>
        <w:rPr>
          <w:rFonts w:ascii="Times New Roman" w:hAnsi="Times New Roman" w:cs="Times New Roman"/>
          <w:b/>
          <w:bCs/>
          <w:color w:val="auto"/>
        </w:rPr>
      </w:pPr>
      <w:r w:rsidRPr="005D2900">
        <w:rPr>
          <w:rFonts w:ascii="Times New Roman" w:hAnsi="Times New Roman" w:cs="Times New Roman"/>
          <w:color w:val="auto"/>
        </w:rPr>
        <w:t>We make a note here that the χ</w:t>
      </w:r>
      <w:r w:rsidRPr="005D2900">
        <w:rPr>
          <w:rFonts w:ascii="Times New Roman" w:hAnsi="Times New Roman" w:cs="Times New Roman"/>
          <w:color w:val="auto"/>
          <w:vertAlign w:val="superscript"/>
        </w:rPr>
        <w:t xml:space="preserve">2 </w:t>
      </w:r>
      <w:r w:rsidRPr="005D2900">
        <w:rPr>
          <w:rFonts w:ascii="Times New Roman" w:hAnsi="Times New Roman" w:cs="Times New Roman"/>
          <w:color w:val="auto"/>
        </w:rPr>
        <w:t>test of independencies a non-parametric test. It applies to two nominal / binary (categorial) variables. Such variables are never normally distributed so checks on normality of distribution do not apply for this test as it not assumed by the test.</w:t>
      </w:r>
    </w:p>
    <w:p w14:paraId="666F7A57" w14:textId="6191C83E" w:rsidR="00B62F59" w:rsidRPr="005D2900" w:rsidRDefault="00C55FBA" w:rsidP="00F93765">
      <w:pPr>
        <w:rPr>
          <w:rFonts w:ascii="Times New Roman" w:hAnsi="Times New Roman" w:cs="Times New Roman"/>
          <w:color w:val="auto"/>
        </w:rPr>
      </w:pPr>
      <w:r>
        <w:rPr>
          <w:rFonts w:ascii="Times New Roman" w:hAnsi="Times New Roman" w:cs="Times New Roman"/>
          <w:color w:val="auto"/>
        </w:rPr>
        <w:t xml:space="preserve">In conclusion </w:t>
      </w:r>
      <w:r w:rsidR="0015221C">
        <w:rPr>
          <w:rFonts w:ascii="Times New Roman" w:hAnsi="Times New Roman" w:cs="Times New Roman"/>
          <w:color w:val="auto"/>
        </w:rPr>
        <w:t xml:space="preserve">the ratio is not the same the same for all occupant </w:t>
      </w:r>
      <w:proofErr w:type="gramStart"/>
      <w:r w:rsidR="0015221C">
        <w:rPr>
          <w:rFonts w:ascii="Times New Roman" w:hAnsi="Times New Roman" w:cs="Times New Roman"/>
          <w:color w:val="auto"/>
        </w:rPr>
        <w:t>types</w:t>
      </w:r>
      <w:proofErr w:type="gramEnd"/>
      <w:r w:rsidR="00CE18D4">
        <w:rPr>
          <w:rFonts w:ascii="Times New Roman" w:hAnsi="Times New Roman" w:cs="Times New Roman"/>
          <w:color w:val="auto"/>
        </w:rPr>
        <w:t xml:space="preserve"> but we cannot prove this</w:t>
      </w:r>
      <w:r w:rsidR="00B519EA">
        <w:rPr>
          <w:rFonts w:ascii="Times New Roman" w:hAnsi="Times New Roman" w:cs="Times New Roman"/>
          <w:color w:val="auto"/>
        </w:rPr>
        <w:t xml:space="preserve"> as our data </w:t>
      </w:r>
      <w:del w:id="118" w:author="Dimitri Saridakis (20083467)" w:date="2020-05-04T20:34:00Z">
        <w:r w:rsidR="00B519EA" w:rsidDel="00A1164E">
          <w:rPr>
            <w:rFonts w:ascii="Times New Roman" w:hAnsi="Times New Roman" w:cs="Times New Roman"/>
            <w:color w:val="auto"/>
          </w:rPr>
          <w:delText>wont</w:delText>
        </w:r>
      </w:del>
      <w:ins w:id="119" w:author="Dimitri Saridakis (20083467)" w:date="2020-05-04T20:34:00Z">
        <w:r w:rsidR="00A1164E">
          <w:rPr>
            <w:rFonts w:ascii="Times New Roman" w:hAnsi="Times New Roman" w:cs="Times New Roman"/>
            <w:color w:val="auto"/>
          </w:rPr>
          <w:t>won’t</w:t>
        </w:r>
      </w:ins>
      <w:r w:rsidR="00B519EA">
        <w:rPr>
          <w:rFonts w:ascii="Times New Roman" w:hAnsi="Times New Roman" w:cs="Times New Roman"/>
          <w:color w:val="auto"/>
        </w:rPr>
        <w:t xml:space="preserve"> let us.</w:t>
      </w:r>
    </w:p>
    <w:p w14:paraId="0F2021F0" w14:textId="77777777" w:rsidR="00B62F59" w:rsidRPr="005D2900" w:rsidRDefault="00B62F59" w:rsidP="00F93765">
      <w:pPr>
        <w:rPr>
          <w:rFonts w:ascii="Times New Roman" w:hAnsi="Times New Roman" w:cs="Times New Roman"/>
          <w:color w:val="auto"/>
        </w:rPr>
      </w:pPr>
    </w:p>
    <w:p w14:paraId="6E5EC2A4" w14:textId="77777777" w:rsidR="00B62F59" w:rsidRPr="005D2900" w:rsidRDefault="00B62F59" w:rsidP="00F93765">
      <w:pPr>
        <w:rPr>
          <w:rFonts w:ascii="Times New Roman" w:hAnsi="Times New Roman" w:cs="Times New Roman"/>
          <w:color w:val="auto"/>
        </w:rPr>
      </w:pPr>
    </w:p>
    <w:p w14:paraId="0D2CC712" w14:textId="77777777" w:rsidR="00C85DA4" w:rsidRDefault="00C85DA4" w:rsidP="00F93765">
      <w:pPr>
        <w:rPr>
          <w:ins w:id="120" w:author="Dimitri Saridakis (20083467)" w:date="2020-05-04T20:21:00Z"/>
          <w:rFonts w:ascii="Times New Roman" w:hAnsi="Times New Roman" w:cs="Times New Roman"/>
          <w:color w:val="auto"/>
        </w:rPr>
      </w:pPr>
    </w:p>
    <w:p w14:paraId="17614933" w14:textId="77777777" w:rsidR="00C85DA4" w:rsidRDefault="00C85DA4" w:rsidP="00F93765">
      <w:pPr>
        <w:rPr>
          <w:ins w:id="121" w:author="Dimitri Saridakis (20083467)" w:date="2020-05-04T20:21:00Z"/>
          <w:rFonts w:ascii="Times New Roman" w:hAnsi="Times New Roman" w:cs="Times New Roman"/>
          <w:color w:val="auto"/>
        </w:rPr>
      </w:pPr>
    </w:p>
    <w:p w14:paraId="1CBF75EA" w14:textId="77777777" w:rsidR="00C85DA4" w:rsidRDefault="00C85DA4" w:rsidP="00F93765">
      <w:pPr>
        <w:rPr>
          <w:ins w:id="122" w:author="Dimitri Saridakis (20083467)" w:date="2020-05-04T20:21:00Z"/>
          <w:rFonts w:ascii="Times New Roman" w:hAnsi="Times New Roman" w:cs="Times New Roman"/>
          <w:color w:val="auto"/>
        </w:rPr>
      </w:pPr>
    </w:p>
    <w:p w14:paraId="4D95460F" w14:textId="77777777" w:rsidR="00C85DA4" w:rsidRDefault="00C85DA4" w:rsidP="00F93765">
      <w:pPr>
        <w:rPr>
          <w:ins w:id="123" w:author="Dimitri Saridakis (20083467)" w:date="2020-05-04T20:21:00Z"/>
          <w:rFonts w:ascii="Times New Roman" w:hAnsi="Times New Roman" w:cs="Times New Roman"/>
          <w:color w:val="auto"/>
        </w:rPr>
      </w:pPr>
    </w:p>
    <w:p w14:paraId="04B084A1" w14:textId="77777777" w:rsidR="00C85DA4" w:rsidRDefault="00C85DA4" w:rsidP="00F93765">
      <w:pPr>
        <w:rPr>
          <w:ins w:id="124" w:author="Dimitri Saridakis (20083467)" w:date="2020-05-04T20:22:00Z"/>
          <w:rFonts w:ascii="Times New Roman" w:hAnsi="Times New Roman" w:cs="Times New Roman"/>
          <w:color w:val="auto"/>
        </w:rPr>
      </w:pPr>
    </w:p>
    <w:p w14:paraId="6BED1505" w14:textId="77777777" w:rsidR="00C85DA4" w:rsidRDefault="00C85DA4" w:rsidP="00F93765">
      <w:pPr>
        <w:rPr>
          <w:ins w:id="125" w:author="Dimitri Saridakis (20083467)" w:date="2020-05-04T20:22:00Z"/>
          <w:rFonts w:ascii="Times New Roman" w:hAnsi="Times New Roman" w:cs="Times New Roman"/>
          <w:color w:val="auto"/>
        </w:rPr>
      </w:pPr>
    </w:p>
    <w:p w14:paraId="58FB17E4" w14:textId="02DCCE90" w:rsidR="00F93765" w:rsidRPr="005D2900" w:rsidRDefault="00966A72" w:rsidP="00F93765">
      <w:pPr>
        <w:rPr>
          <w:rFonts w:ascii="Times New Roman" w:hAnsi="Times New Roman" w:cs="Times New Roman"/>
          <w:color w:val="auto"/>
        </w:rPr>
      </w:pPr>
      <w:r w:rsidRPr="005D2900">
        <w:rPr>
          <w:rFonts w:ascii="Times New Roman" w:hAnsi="Times New Roman" w:cs="Times New Roman"/>
          <w:color w:val="auto"/>
        </w:rPr>
        <w:t>We can visualise the data like this</w:t>
      </w:r>
      <w:r w:rsidR="00B62F59" w:rsidRPr="005D2900">
        <w:rPr>
          <w:rFonts w:ascii="Times New Roman" w:hAnsi="Times New Roman" w:cs="Times New Roman"/>
          <w:color w:val="auto"/>
        </w:rPr>
        <w:t>:</w:t>
      </w:r>
    </w:p>
    <w:p w14:paraId="64FAD6E1" w14:textId="3D399C7E" w:rsidR="00966A72" w:rsidRDefault="00966A72" w:rsidP="00F93765">
      <w:r>
        <w:rPr>
          <w:noProof/>
        </w:rPr>
        <w:drawing>
          <wp:inline distT="0" distB="0" distL="0" distR="0" wp14:anchorId="47C036AD" wp14:editId="2104B74C">
            <wp:extent cx="5486400" cy="5694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694045"/>
                    </a:xfrm>
                    <a:prstGeom prst="rect">
                      <a:avLst/>
                    </a:prstGeom>
                  </pic:spPr>
                </pic:pic>
              </a:graphicData>
            </a:graphic>
          </wp:inline>
        </w:drawing>
      </w:r>
    </w:p>
    <w:p w14:paraId="5DBEE019" w14:textId="77777777" w:rsidR="00F93765" w:rsidRPr="00F93765" w:rsidRDefault="00F93765" w:rsidP="00F93765"/>
    <w:p w14:paraId="4351A897" w14:textId="77777777" w:rsidR="0069479E" w:rsidRDefault="0069479E" w:rsidP="00F93765">
      <w:pPr>
        <w:pStyle w:val="Heading2"/>
      </w:pPr>
    </w:p>
    <w:p w14:paraId="3984DEBB" w14:textId="77777777" w:rsidR="0069479E" w:rsidRDefault="0069479E" w:rsidP="00F93765">
      <w:pPr>
        <w:pStyle w:val="Heading2"/>
      </w:pPr>
    </w:p>
    <w:p w14:paraId="54DC6B58" w14:textId="41DECC96" w:rsidR="0069479E" w:rsidRDefault="0069479E" w:rsidP="00F93765">
      <w:pPr>
        <w:pStyle w:val="Heading2"/>
      </w:pPr>
    </w:p>
    <w:p w14:paraId="1B5B6DA3" w14:textId="77777777" w:rsidR="00563350" w:rsidRPr="00563350" w:rsidRDefault="00563350" w:rsidP="00563350"/>
    <w:p w14:paraId="0236FCAD" w14:textId="77777777" w:rsidR="0069479E" w:rsidRDefault="0069479E" w:rsidP="00F93765">
      <w:pPr>
        <w:pStyle w:val="Heading2"/>
      </w:pPr>
    </w:p>
    <w:p w14:paraId="27F6033C" w14:textId="2AEE6CDE" w:rsidR="008B6A3C" w:rsidRDefault="008B6A3C" w:rsidP="00F93765">
      <w:pPr>
        <w:pStyle w:val="Heading2"/>
      </w:pPr>
      <w:bookmarkStart w:id="126" w:name="_Toc39524987"/>
      <w:r>
        <w:t>Q</w:t>
      </w:r>
      <w:r w:rsidR="00AC7774">
        <w:t>4</w:t>
      </w:r>
      <w:r>
        <w:t>: Is the percentage of houses managed by property management companies about the same as for</w:t>
      </w:r>
      <w:bookmarkEnd w:id="126"/>
    </w:p>
    <w:p w14:paraId="5992F5F1" w14:textId="0AD20859" w:rsidR="00170FAF" w:rsidRDefault="008B6A3C" w:rsidP="00F93765">
      <w:pPr>
        <w:pStyle w:val="Heading2"/>
      </w:pPr>
      <w:bookmarkStart w:id="127" w:name="_Toc39524988"/>
      <w:r>
        <w:t>apartments?</w:t>
      </w:r>
      <w:bookmarkEnd w:id="127"/>
    </w:p>
    <w:p w14:paraId="119FD263" w14:textId="7EDEE340" w:rsidR="00F93765" w:rsidRPr="005D2900" w:rsidRDefault="00AF5EFD" w:rsidP="00F93765">
      <w:pPr>
        <w:rPr>
          <w:rFonts w:ascii="Times New Roman" w:hAnsi="Times New Roman" w:cs="Times New Roman"/>
          <w:color w:val="auto"/>
        </w:rPr>
      </w:pPr>
      <w:r w:rsidRPr="005D2900">
        <w:rPr>
          <w:rFonts w:ascii="Times New Roman" w:hAnsi="Times New Roman" w:cs="Times New Roman"/>
          <w:color w:val="auto"/>
        </w:rPr>
        <w:t>First, we shall start off with some summary statistics from our data:</w:t>
      </w:r>
    </w:p>
    <w:tbl>
      <w:tblPr>
        <w:tblStyle w:val="TableGrid"/>
        <w:tblW w:w="0" w:type="auto"/>
        <w:tblLook w:val="04A0" w:firstRow="1" w:lastRow="0" w:firstColumn="1" w:lastColumn="0" w:noHBand="0" w:noVBand="1"/>
      </w:tblPr>
      <w:tblGrid>
        <w:gridCol w:w="2002"/>
        <w:gridCol w:w="1881"/>
        <w:gridCol w:w="1881"/>
        <w:gridCol w:w="1177"/>
        <w:gridCol w:w="1689"/>
      </w:tblGrid>
      <w:tr w:rsidR="007C09FF" w:rsidRPr="005D2900" w14:paraId="11BFC6A6" w14:textId="373F377B" w:rsidTr="00397997">
        <w:tc>
          <w:tcPr>
            <w:tcW w:w="2002" w:type="dxa"/>
          </w:tcPr>
          <w:p w14:paraId="1145C34E" w14:textId="77777777" w:rsidR="007C09FF" w:rsidRPr="005D2900" w:rsidRDefault="007C09FF" w:rsidP="00F93765">
            <w:pPr>
              <w:rPr>
                <w:rFonts w:ascii="Times New Roman" w:hAnsi="Times New Roman" w:cs="Times New Roman"/>
                <w:color w:val="auto"/>
              </w:rPr>
            </w:pPr>
          </w:p>
        </w:tc>
        <w:tc>
          <w:tcPr>
            <w:tcW w:w="1881" w:type="dxa"/>
          </w:tcPr>
          <w:p w14:paraId="3C624993" w14:textId="37229276"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Managed</w:t>
            </w:r>
          </w:p>
        </w:tc>
        <w:tc>
          <w:tcPr>
            <w:tcW w:w="1881" w:type="dxa"/>
          </w:tcPr>
          <w:p w14:paraId="21AD55C2" w14:textId="21E01807"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Not Managed</w:t>
            </w:r>
          </w:p>
        </w:tc>
        <w:tc>
          <w:tcPr>
            <w:tcW w:w="1177" w:type="dxa"/>
          </w:tcPr>
          <w:p w14:paraId="6DA500C9" w14:textId="53042DEA"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Total</w:t>
            </w:r>
          </w:p>
        </w:tc>
        <w:tc>
          <w:tcPr>
            <w:tcW w:w="1689" w:type="dxa"/>
          </w:tcPr>
          <w:p w14:paraId="0F402AE0" w14:textId="2CCA76C7" w:rsidR="007C09FF" w:rsidRPr="005D2900" w:rsidRDefault="00397997" w:rsidP="00F93765">
            <w:pPr>
              <w:rPr>
                <w:rFonts w:ascii="Times New Roman" w:hAnsi="Times New Roman" w:cs="Times New Roman"/>
                <w:color w:val="auto"/>
              </w:rPr>
            </w:pPr>
            <w:r w:rsidRPr="005D2900">
              <w:rPr>
                <w:rFonts w:ascii="Times New Roman" w:hAnsi="Times New Roman" w:cs="Times New Roman"/>
                <w:color w:val="auto"/>
              </w:rPr>
              <w:t>% Managed</w:t>
            </w:r>
          </w:p>
        </w:tc>
      </w:tr>
      <w:tr w:rsidR="005D2900" w:rsidRPr="005D2900" w14:paraId="663BA4FC" w14:textId="098E2A83" w:rsidTr="00397997">
        <w:tc>
          <w:tcPr>
            <w:tcW w:w="2002" w:type="dxa"/>
          </w:tcPr>
          <w:p w14:paraId="0534999D" w14:textId="7E07AB69"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Houses</w:t>
            </w:r>
          </w:p>
        </w:tc>
        <w:tc>
          <w:tcPr>
            <w:tcW w:w="1881" w:type="dxa"/>
          </w:tcPr>
          <w:p w14:paraId="4DF5BE34" w14:textId="43E0EEBF"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27</w:t>
            </w:r>
          </w:p>
        </w:tc>
        <w:tc>
          <w:tcPr>
            <w:tcW w:w="1881" w:type="dxa"/>
          </w:tcPr>
          <w:p w14:paraId="678EA422" w14:textId="46A5BF0C"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52</w:t>
            </w:r>
          </w:p>
        </w:tc>
        <w:tc>
          <w:tcPr>
            <w:tcW w:w="1177" w:type="dxa"/>
          </w:tcPr>
          <w:p w14:paraId="71E134C1" w14:textId="6F9AE473"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79</w:t>
            </w:r>
          </w:p>
        </w:tc>
        <w:tc>
          <w:tcPr>
            <w:tcW w:w="1689" w:type="dxa"/>
          </w:tcPr>
          <w:p w14:paraId="2E0190B3" w14:textId="222CAC6F" w:rsidR="007C09FF" w:rsidRPr="005D2900" w:rsidRDefault="003113F5" w:rsidP="00F93765">
            <w:pPr>
              <w:rPr>
                <w:rFonts w:ascii="Times New Roman" w:hAnsi="Times New Roman" w:cs="Times New Roman"/>
                <w:color w:val="auto"/>
              </w:rPr>
            </w:pPr>
            <w:r w:rsidRPr="005D2900">
              <w:rPr>
                <w:rFonts w:ascii="Times New Roman" w:hAnsi="Times New Roman" w:cs="Times New Roman"/>
                <w:color w:val="auto"/>
              </w:rPr>
              <w:t>34.18</w:t>
            </w:r>
          </w:p>
        </w:tc>
      </w:tr>
      <w:tr w:rsidR="005D2900" w:rsidRPr="005D2900" w14:paraId="24C4585C" w14:textId="30E6D5B3" w:rsidTr="00397997">
        <w:tc>
          <w:tcPr>
            <w:tcW w:w="2002" w:type="dxa"/>
          </w:tcPr>
          <w:p w14:paraId="19354253" w14:textId="508D004F"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Apartments</w:t>
            </w:r>
          </w:p>
        </w:tc>
        <w:tc>
          <w:tcPr>
            <w:tcW w:w="1881" w:type="dxa"/>
          </w:tcPr>
          <w:p w14:paraId="2B3E1769" w14:textId="60E083EF"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23</w:t>
            </w:r>
          </w:p>
        </w:tc>
        <w:tc>
          <w:tcPr>
            <w:tcW w:w="1881" w:type="dxa"/>
          </w:tcPr>
          <w:p w14:paraId="0814E5E6" w14:textId="1A8A2935"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64</w:t>
            </w:r>
          </w:p>
        </w:tc>
        <w:tc>
          <w:tcPr>
            <w:tcW w:w="1177" w:type="dxa"/>
          </w:tcPr>
          <w:p w14:paraId="49CFC16E" w14:textId="024B432D" w:rsidR="007C09FF" w:rsidRPr="005D2900" w:rsidRDefault="007C09FF" w:rsidP="00F93765">
            <w:pPr>
              <w:rPr>
                <w:rFonts w:ascii="Times New Roman" w:hAnsi="Times New Roman" w:cs="Times New Roman"/>
                <w:color w:val="auto"/>
              </w:rPr>
            </w:pPr>
            <w:r w:rsidRPr="005D2900">
              <w:rPr>
                <w:rFonts w:ascii="Times New Roman" w:hAnsi="Times New Roman" w:cs="Times New Roman"/>
                <w:color w:val="auto"/>
              </w:rPr>
              <w:t>87</w:t>
            </w:r>
          </w:p>
        </w:tc>
        <w:tc>
          <w:tcPr>
            <w:tcW w:w="1689" w:type="dxa"/>
          </w:tcPr>
          <w:p w14:paraId="22A0F837" w14:textId="2F2C17BE" w:rsidR="007C09FF" w:rsidRPr="005D2900" w:rsidRDefault="00D55A43" w:rsidP="00F93765">
            <w:pPr>
              <w:rPr>
                <w:rFonts w:ascii="Times New Roman" w:hAnsi="Times New Roman" w:cs="Times New Roman"/>
                <w:color w:val="auto"/>
              </w:rPr>
            </w:pPr>
            <w:r w:rsidRPr="005D2900">
              <w:rPr>
                <w:rFonts w:ascii="Times New Roman" w:hAnsi="Times New Roman" w:cs="Times New Roman"/>
                <w:color w:val="auto"/>
              </w:rPr>
              <w:t>26.43</w:t>
            </w:r>
          </w:p>
        </w:tc>
      </w:tr>
      <w:tr w:rsidR="007C09FF" w:rsidRPr="005D2900" w14:paraId="0DCBC58C" w14:textId="72FB6655" w:rsidTr="00397997">
        <w:tc>
          <w:tcPr>
            <w:tcW w:w="2002" w:type="dxa"/>
          </w:tcPr>
          <w:p w14:paraId="6845E8D7" w14:textId="4E3AA063" w:rsidR="007C09FF" w:rsidRPr="005D2900" w:rsidRDefault="0049185C" w:rsidP="00F93765">
            <w:pPr>
              <w:rPr>
                <w:rFonts w:ascii="Times New Roman" w:hAnsi="Times New Roman" w:cs="Times New Roman"/>
                <w:color w:val="auto"/>
              </w:rPr>
            </w:pPr>
            <w:r w:rsidRPr="005D2900">
              <w:rPr>
                <w:rFonts w:ascii="Times New Roman" w:hAnsi="Times New Roman" w:cs="Times New Roman"/>
                <w:color w:val="auto"/>
              </w:rPr>
              <w:t>Difference</w:t>
            </w:r>
          </w:p>
        </w:tc>
        <w:tc>
          <w:tcPr>
            <w:tcW w:w="1881" w:type="dxa"/>
          </w:tcPr>
          <w:p w14:paraId="5D0267E1" w14:textId="4013138A" w:rsidR="007C09FF" w:rsidRPr="005D2900" w:rsidRDefault="007C09FF" w:rsidP="00F93765">
            <w:pPr>
              <w:rPr>
                <w:rFonts w:ascii="Times New Roman" w:hAnsi="Times New Roman" w:cs="Times New Roman"/>
                <w:color w:val="auto"/>
              </w:rPr>
            </w:pPr>
          </w:p>
        </w:tc>
        <w:tc>
          <w:tcPr>
            <w:tcW w:w="1881" w:type="dxa"/>
          </w:tcPr>
          <w:p w14:paraId="40581288" w14:textId="3B4ACFCF" w:rsidR="007C09FF" w:rsidRPr="005D2900" w:rsidRDefault="007C09FF" w:rsidP="00F93765">
            <w:pPr>
              <w:rPr>
                <w:rFonts w:ascii="Times New Roman" w:hAnsi="Times New Roman" w:cs="Times New Roman"/>
                <w:color w:val="auto"/>
              </w:rPr>
            </w:pPr>
          </w:p>
        </w:tc>
        <w:tc>
          <w:tcPr>
            <w:tcW w:w="1177" w:type="dxa"/>
          </w:tcPr>
          <w:p w14:paraId="34C6AA95" w14:textId="1D17FA65" w:rsidR="007C09FF" w:rsidRPr="005D2900" w:rsidRDefault="007C09FF" w:rsidP="00F93765">
            <w:pPr>
              <w:rPr>
                <w:rFonts w:ascii="Times New Roman" w:hAnsi="Times New Roman" w:cs="Times New Roman"/>
                <w:color w:val="auto"/>
              </w:rPr>
            </w:pPr>
          </w:p>
        </w:tc>
        <w:tc>
          <w:tcPr>
            <w:tcW w:w="1689" w:type="dxa"/>
          </w:tcPr>
          <w:p w14:paraId="3191D14D" w14:textId="6126B8D8" w:rsidR="007C09FF" w:rsidRPr="005D2900" w:rsidRDefault="008B0B30" w:rsidP="00F93765">
            <w:pPr>
              <w:rPr>
                <w:rFonts w:ascii="Times New Roman" w:hAnsi="Times New Roman" w:cs="Times New Roman"/>
                <w:color w:val="auto"/>
              </w:rPr>
            </w:pPr>
            <w:r w:rsidRPr="005D2900">
              <w:rPr>
                <w:rFonts w:ascii="Times New Roman" w:hAnsi="Times New Roman" w:cs="Times New Roman"/>
                <w:color w:val="auto"/>
              </w:rPr>
              <w:t>7.75</w:t>
            </w:r>
          </w:p>
        </w:tc>
      </w:tr>
    </w:tbl>
    <w:p w14:paraId="4D8F0548" w14:textId="7F174614" w:rsidR="00792353" w:rsidRPr="005D2900" w:rsidRDefault="009F404C" w:rsidP="001F193A">
      <w:pPr>
        <w:rPr>
          <w:rFonts w:ascii="Times New Roman" w:hAnsi="Times New Roman" w:cs="Times New Roman"/>
          <w:color w:val="auto"/>
        </w:rPr>
      </w:pPr>
      <w:r w:rsidRPr="005D2900">
        <w:rPr>
          <w:rFonts w:ascii="Times New Roman" w:hAnsi="Times New Roman" w:cs="Times New Roman"/>
          <w:color w:val="auto"/>
        </w:rPr>
        <w:t>We lay out our hypothesi</w:t>
      </w:r>
      <w:r w:rsidR="00A921AF" w:rsidRPr="005D2900">
        <w:rPr>
          <w:rFonts w:ascii="Times New Roman" w:hAnsi="Times New Roman" w:cs="Times New Roman"/>
          <w:color w:val="auto"/>
        </w:rPr>
        <w:t>s that i</w:t>
      </w:r>
      <w:r w:rsidRPr="005D2900">
        <w:rPr>
          <w:rFonts w:ascii="Times New Roman" w:hAnsi="Times New Roman" w:cs="Times New Roman"/>
          <w:color w:val="auto"/>
        </w:rPr>
        <w:t>s</w:t>
      </w:r>
      <w:ins w:id="128" w:author="Dimitri Saridakis (20083467)" w:date="2020-05-04T20:34:00Z">
        <w:r w:rsidR="00D211DD">
          <w:rPr>
            <w:rFonts w:ascii="Times New Roman" w:hAnsi="Times New Roman" w:cs="Times New Roman"/>
            <w:color w:val="auto"/>
          </w:rPr>
          <w:t>,</w:t>
        </w:r>
      </w:ins>
      <w:r w:rsidR="00E743EF" w:rsidRPr="005D2900">
        <w:rPr>
          <w:rFonts w:ascii="Times New Roman" w:hAnsi="Times New Roman" w:cs="Times New Roman"/>
          <w:color w:val="auto"/>
        </w:rPr>
        <w:t xml:space="preserve"> we test that the percentage of </w:t>
      </w:r>
      <w:r w:rsidR="007531F3" w:rsidRPr="005D2900">
        <w:rPr>
          <w:rFonts w:ascii="Times New Roman" w:hAnsi="Times New Roman" w:cs="Times New Roman"/>
          <w:color w:val="auto"/>
        </w:rPr>
        <w:t xml:space="preserve">houses under management is independent of </w:t>
      </w:r>
      <w:r w:rsidR="003B4C0F" w:rsidRPr="005D2900">
        <w:rPr>
          <w:rFonts w:ascii="Times New Roman" w:hAnsi="Times New Roman" w:cs="Times New Roman"/>
          <w:color w:val="auto"/>
        </w:rPr>
        <w:t xml:space="preserve">percentage of apartments </w:t>
      </w:r>
      <w:r w:rsidR="001F193A" w:rsidRPr="005D2900">
        <w:rPr>
          <w:rFonts w:ascii="Times New Roman" w:hAnsi="Times New Roman" w:cs="Times New Roman"/>
          <w:color w:val="auto"/>
        </w:rPr>
        <w:t>under management.</w:t>
      </w:r>
      <w:r w:rsidR="00DA0032" w:rsidRPr="005D2900">
        <w:rPr>
          <w:rFonts w:ascii="Times New Roman" w:hAnsi="Times New Roman" w:cs="Times New Roman"/>
          <w:color w:val="auto"/>
        </w:rPr>
        <w:t xml:space="preserve"> </w:t>
      </w:r>
    </w:p>
    <w:p w14:paraId="7A2F9963" w14:textId="315C4949" w:rsidR="00A921AF" w:rsidRPr="005D2900" w:rsidRDefault="005F35B4" w:rsidP="001F193A">
      <w:pPr>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0</w:t>
      </w:r>
      <w:r w:rsidRPr="005D2900">
        <w:rPr>
          <w:rFonts w:ascii="Times New Roman" w:hAnsi="Times New Roman" w:cs="Times New Roman"/>
          <w:color w:val="auto"/>
        </w:rPr>
        <w:t xml:space="preserve">: Assumes there is no association between </w:t>
      </w:r>
      <w:r w:rsidR="00A372BC" w:rsidRPr="005D2900">
        <w:rPr>
          <w:rFonts w:ascii="Times New Roman" w:hAnsi="Times New Roman" w:cs="Times New Roman"/>
          <w:color w:val="auto"/>
        </w:rPr>
        <w:t>the two variables.</w:t>
      </w:r>
      <w:ins w:id="129" w:author="Dimitri Saridakis (20083467)" w:date="2020-05-04T20:32:00Z">
        <w:r w:rsidR="00EF523C">
          <w:rPr>
            <w:rFonts w:ascii="Times New Roman" w:hAnsi="Times New Roman" w:cs="Times New Roman"/>
            <w:color w:val="auto"/>
          </w:rPr>
          <w:t xml:space="preserve"> They are </w:t>
        </w:r>
      </w:ins>
      <w:ins w:id="130" w:author="Dimitri Saridakis (20083467)" w:date="2020-05-04T20:34:00Z">
        <w:r w:rsidR="00A1164E">
          <w:rPr>
            <w:rFonts w:ascii="Times New Roman" w:hAnsi="Times New Roman" w:cs="Times New Roman"/>
            <w:color w:val="auto"/>
          </w:rPr>
          <w:t>independent</w:t>
        </w:r>
      </w:ins>
      <w:ins w:id="131" w:author="Dimitri Saridakis (20083467)" w:date="2020-05-04T20:32:00Z">
        <w:r w:rsidR="00EF523C">
          <w:rPr>
            <w:rFonts w:ascii="Times New Roman" w:hAnsi="Times New Roman" w:cs="Times New Roman"/>
            <w:color w:val="auto"/>
          </w:rPr>
          <w:t>.</w:t>
        </w:r>
      </w:ins>
    </w:p>
    <w:p w14:paraId="7DA2EC95" w14:textId="1B14A604" w:rsidR="00EA1889" w:rsidRPr="00396095" w:rsidRDefault="00A372BC" w:rsidP="001F193A">
      <w:pPr>
        <w:rPr>
          <w:rFonts w:ascii="Times New Roman" w:hAnsi="Times New Roman" w:cs="Times New Roman"/>
          <w:color w:val="auto"/>
          <w:rPrChange w:id="132" w:author="Dimitri Saridakis (20083467)" w:date="2020-05-04T20:32:00Z">
            <w:rPr>
              <w:rFonts w:ascii="Times New Roman" w:hAnsi="Times New Roman" w:cs="Times New Roman"/>
              <w:color w:val="auto"/>
            </w:rPr>
          </w:rPrChange>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A</w:t>
      </w:r>
      <w:r w:rsidRPr="005D2900">
        <w:rPr>
          <w:rFonts w:ascii="Times New Roman" w:hAnsi="Times New Roman" w:cs="Times New Roman"/>
          <w:color w:val="auto"/>
        </w:rPr>
        <w:t>: Assumes there is an association between the variables</w:t>
      </w:r>
      <w:r w:rsidR="00481AF9" w:rsidRPr="005D2900">
        <w:rPr>
          <w:rFonts w:ascii="Times New Roman" w:hAnsi="Times New Roman" w:cs="Times New Roman"/>
          <w:color w:val="auto"/>
        </w:rPr>
        <w:t>.</w:t>
      </w:r>
      <w:ins w:id="133" w:author="Dimitri Saridakis (20083467)" w:date="2020-05-04T20:32:00Z">
        <w:r w:rsidR="000E2345">
          <w:rPr>
            <w:rFonts w:ascii="Times New Roman" w:hAnsi="Times New Roman" w:cs="Times New Roman"/>
            <w:color w:val="auto"/>
          </w:rPr>
          <w:t xml:space="preserve"> They are </w:t>
        </w:r>
        <w:r w:rsidR="00396095">
          <w:rPr>
            <w:rFonts w:ascii="Times New Roman" w:hAnsi="Times New Roman" w:cs="Times New Roman"/>
            <w:b/>
            <w:bCs/>
            <w:color w:val="auto"/>
          </w:rPr>
          <w:t>not</w:t>
        </w:r>
        <w:r w:rsidR="00396095">
          <w:rPr>
            <w:rFonts w:ascii="Times New Roman" w:hAnsi="Times New Roman" w:cs="Times New Roman"/>
            <w:color w:val="auto"/>
          </w:rPr>
          <w:t xml:space="preserve"> </w:t>
        </w:r>
      </w:ins>
      <w:ins w:id="134" w:author="Dimitri Saridakis (20083467)" w:date="2020-05-04T20:33:00Z">
        <w:r w:rsidR="00396095">
          <w:rPr>
            <w:rFonts w:ascii="Times New Roman" w:hAnsi="Times New Roman" w:cs="Times New Roman"/>
            <w:color w:val="auto"/>
          </w:rPr>
          <w:t>independent.</w:t>
        </w:r>
      </w:ins>
    </w:p>
    <w:p w14:paraId="55ED7D49" w14:textId="25E6FEFC" w:rsidR="00435153" w:rsidRDefault="00D406F1" w:rsidP="00722659">
      <w:pPr>
        <w:rPr>
          <w:rFonts w:ascii="Times New Roman" w:hAnsi="Times New Roman" w:cs="Times New Roman"/>
          <w:color w:val="auto"/>
        </w:rPr>
      </w:pPr>
      <w:r w:rsidRPr="005D2900">
        <w:rPr>
          <w:rFonts w:ascii="Times New Roman" w:hAnsi="Times New Roman" w:cs="Times New Roman"/>
          <w:color w:val="auto"/>
        </w:rPr>
        <w:t xml:space="preserve">As we have two categorial variables, the appropriate test to use is the </w:t>
      </w:r>
      <w:r w:rsidR="00A213E6" w:rsidRPr="005D2900">
        <w:rPr>
          <w:rFonts w:ascii="Times New Roman" w:hAnsi="Times New Roman" w:cs="Times New Roman"/>
          <w:color w:val="auto"/>
        </w:rPr>
        <w:t>χ</w:t>
      </w:r>
      <w:r w:rsidR="00A213E6" w:rsidRPr="005D2900">
        <w:rPr>
          <w:rFonts w:ascii="Times New Roman" w:hAnsi="Times New Roman" w:cs="Times New Roman"/>
          <w:color w:val="auto"/>
          <w:vertAlign w:val="superscript"/>
        </w:rPr>
        <w:t>2</w:t>
      </w:r>
      <w:r w:rsidR="00435153" w:rsidRPr="005D2900">
        <w:rPr>
          <w:rFonts w:ascii="Times New Roman" w:hAnsi="Times New Roman" w:cs="Times New Roman"/>
          <w:color w:val="auto"/>
          <w:vertAlign w:val="superscript"/>
        </w:rPr>
        <w:t xml:space="preserve"> </w:t>
      </w:r>
      <w:r w:rsidR="00435153" w:rsidRPr="005D2900">
        <w:rPr>
          <w:rFonts w:ascii="Times New Roman" w:hAnsi="Times New Roman" w:cs="Times New Roman"/>
          <w:color w:val="auto"/>
        </w:rPr>
        <w:t>test of independence.</w:t>
      </w:r>
      <w:r w:rsidR="00471B18" w:rsidRPr="005D2900">
        <w:rPr>
          <w:rFonts w:ascii="Times New Roman" w:hAnsi="Times New Roman" w:cs="Times New Roman"/>
          <w:color w:val="auto"/>
        </w:rPr>
        <w:t xml:space="preserve"> Running this test in r </w:t>
      </w:r>
      <w:r w:rsidR="00A41E40" w:rsidRPr="005D2900">
        <w:rPr>
          <w:rFonts w:ascii="Times New Roman" w:hAnsi="Times New Roman" w:cs="Times New Roman"/>
          <w:color w:val="auto"/>
        </w:rPr>
        <w:t xml:space="preserve">returns a p-value of 0.3595. As p-value </w:t>
      </w:r>
      <w:r w:rsidR="00B957F1" w:rsidRPr="005D2900">
        <w:rPr>
          <w:rFonts w:ascii="Times New Roman" w:hAnsi="Times New Roman" w:cs="Times New Roman"/>
          <w:color w:val="auto"/>
        </w:rPr>
        <w:t>&gt; 0.05 we can say with a 95% confidence interval tha</w:t>
      </w:r>
      <w:r w:rsidR="0044210F" w:rsidRPr="005D2900">
        <w:rPr>
          <w:rFonts w:ascii="Times New Roman" w:hAnsi="Times New Roman" w:cs="Times New Roman"/>
          <w:color w:val="auto"/>
        </w:rPr>
        <w:t>t we</w:t>
      </w:r>
      <w:r w:rsidR="008F5817" w:rsidRPr="005D2900">
        <w:rPr>
          <w:rFonts w:ascii="Times New Roman" w:hAnsi="Times New Roman" w:cs="Times New Roman"/>
          <w:color w:val="auto"/>
        </w:rPr>
        <w:t xml:space="preserve"> do not reject the</w:t>
      </w:r>
      <w:r w:rsidR="00113ECE" w:rsidRPr="005D2900">
        <w:rPr>
          <w:rFonts w:ascii="Times New Roman" w:hAnsi="Times New Roman" w:cs="Times New Roman"/>
          <w:color w:val="auto"/>
        </w:rPr>
        <w:t xml:space="preserve"> </w:t>
      </w:r>
      <w:r w:rsidR="0044210F" w:rsidRPr="005D2900">
        <w:rPr>
          <w:rFonts w:ascii="Times New Roman" w:hAnsi="Times New Roman" w:cs="Times New Roman"/>
          <w:color w:val="auto"/>
        </w:rPr>
        <w:t>null hypothesis</w:t>
      </w:r>
      <w:r w:rsidR="000778FC" w:rsidRPr="005D2900">
        <w:rPr>
          <w:rFonts w:ascii="Times New Roman" w:hAnsi="Times New Roman" w:cs="Times New Roman"/>
          <w:color w:val="auto"/>
        </w:rPr>
        <w:t xml:space="preserve"> that the </w:t>
      </w:r>
      <w:r w:rsidR="00DE614E" w:rsidRPr="005D2900">
        <w:rPr>
          <w:rFonts w:ascii="Times New Roman" w:hAnsi="Times New Roman" w:cs="Times New Roman"/>
          <w:color w:val="auto"/>
        </w:rPr>
        <w:t xml:space="preserve">variables are </w:t>
      </w:r>
      <w:r w:rsidR="00113ECE" w:rsidRPr="005D2900">
        <w:rPr>
          <w:rFonts w:ascii="Times New Roman" w:hAnsi="Times New Roman" w:cs="Times New Roman"/>
          <w:color w:val="auto"/>
        </w:rPr>
        <w:t>independent</w:t>
      </w:r>
      <w:r w:rsidR="00F62127" w:rsidRPr="005D2900">
        <w:rPr>
          <w:rFonts w:ascii="Times New Roman" w:hAnsi="Times New Roman" w:cs="Times New Roman"/>
          <w:color w:val="auto"/>
        </w:rPr>
        <w:t xml:space="preserve">/ there is no association </w:t>
      </w:r>
      <w:r w:rsidR="00621B2E" w:rsidRPr="005D2900">
        <w:rPr>
          <w:rFonts w:ascii="Times New Roman" w:hAnsi="Times New Roman" w:cs="Times New Roman"/>
          <w:color w:val="auto"/>
        </w:rPr>
        <w:t>between the variables</w:t>
      </w:r>
      <w:r w:rsidR="00113ECE" w:rsidRPr="005D2900">
        <w:rPr>
          <w:rFonts w:ascii="Times New Roman" w:hAnsi="Times New Roman" w:cs="Times New Roman"/>
          <w:color w:val="auto"/>
        </w:rPr>
        <w:t>.</w:t>
      </w:r>
      <w:r w:rsidR="00621B2E" w:rsidRPr="005D2900">
        <w:rPr>
          <w:rFonts w:ascii="Times New Roman" w:hAnsi="Times New Roman" w:cs="Times New Roman"/>
          <w:color w:val="auto"/>
        </w:rPr>
        <w:t xml:space="preserve"> A</w:t>
      </w:r>
      <w:r w:rsidR="006A3490" w:rsidRPr="005D2900">
        <w:rPr>
          <w:rFonts w:ascii="Times New Roman" w:hAnsi="Times New Roman" w:cs="Times New Roman"/>
          <w:color w:val="auto"/>
        </w:rPr>
        <w:t>s such we can</w:t>
      </w:r>
      <w:r w:rsidR="00FC0B85" w:rsidRPr="005D2900">
        <w:rPr>
          <w:rFonts w:ascii="Times New Roman" w:hAnsi="Times New Roman" w:cs="Times New Roman"/>
          <w:color w:val="auto"/>
        </w:rPr>
        <w:t xml:space="preserve"> say that a</w:t>
      </w:r>
      <w:r w:rsidR="00C15CDD" w:rsidRPr="005D2900">
        <w:rPr>
          <w:rFonts w:ascii="Times New Roman" w:hAnsi="Times New Roman" w:cs="Times New Roman"/>
          <w:color w:val="auto"/>
        </w:rPr>
        <w:t xml:space="preserve"> statistically</w:t>
      </w:r>
      <w:r w:rsidR="00FC0B85" w:rsidRPr="005D2900">
        <w:rPr>
          <w:rFonts w:ascii="Times New Roman" w:hAnsi="Times New Roman" w:cs="Times New Roman"/>
          <w:color w:val="auto"/>
        </w:rPr>
        <w:t xml:space="preserve"> </w:t>
      </w:r>
      <w:r w:rsidR="00C15CDD" w:rsidRPr="005D2900">
        <w:rPr>
          <w:rFonts w:ascii="Times New Roman" w:hAnsi="Times New Roman" w:cs="Times New Roman"/>
          <w:color w:val="auto"/>
        </w:rPr>
        <w:t>significant difference</w:t>
      </w:r>
      <w:r w:rsidR="00F03B65" w:rsidRPr="005D2900">
        <w:rPr>
          <w:rFonts w:ascii="Times New Roman" w:hAnsi="Times New Roman" w:cs="Times New Roman"/>
          <w:color w:val="auto"/>
        </w:rPr>
        <w:t xml:space="preserve"> may</w:t>
      </w:r>
      <w:r w:rsidR="00C15CDD" w:rsidRPr="005D2900">
        <w:rPr>
          <w:rFonts w:ascii="Times New Roman" w:hAnsi="Times New Roman" w:cs="Times New Roman"/>
          <w:color w:val="auto"/>
        </w:rPr>
        <w:t xml:space="preserve"> exist.</w:t>
      </w:r>
    </w:p>
    <w:p w14:paraId="29D0DD65" w14:textId="24771AF0" w:rsidR="00EB551B" w:rsidRPr="005D2900" w:rsidRDefault="00EB551B" w:rsidP="00722659">
      <w:pPr>
        <w:rPr>
          <w:rFonts w:ascii="Times New Roman" w:hAnsi="Times New Roman" w:cs="Times New Roman"/>
          <w:color w:val="auto"/>
        </w:rPr>
      </w:pPr>
      <w:r>
        <w:rPr>
          <w:rFonts w:ascii="Times New Roman" w:hAnsi="Times New Roman" w:cs="Times New Roman"/>
          <w:color w:val="auto"/>
        </w:rPr>
        <w:t xml:space="preserve">In conclusion </w:t>
      </w:r>
      <w:r w:rsidR="00366AD9">
        <w:rPr>
          <w:rFonts w:ascii="Times New Roman" w:hAnsi="Times New Roman" w:cs="Times New Roman"/>
          <w:color w:val="auto"/>
        </w:rPr>
        <w:t xml:space="preserve">we can say that the </w:t>
      </w:r>
      <w:r w:rsidR="00D11576">
        <w:rPr>
          <w:rFonts w:ascii="Times New Roman" w:hAnsi="Times New Roman" w:cs="Times New Roman"/>
          <w:color w:val="auto"/>
        </w:rPr>
        <w:t xml:space="preserve">percentages of houses managed by property management companies </w:t>
      </w:r>
      <w:r w:rsidR="00910334">
        <w:rPr>
          <w:rFonts w:ascii="Times New Roman" w:hAnsi="Times New Roman" w:cs="Times New Roman"/>
          <w:color w:val="auto"/>
        </w:rPr>
        <w:t>differs for apartments.</w:t>
      </w:r>
    </w:p>
    <w:p w14:paraId="04E2D879" w14:textId="40C53F04" w:rsidR="00AF5EFD" w:rsidRPr="005D2900" w:rsidRDefault="00722659" w:rsidP="00722659">
      <w:pPr>
        <w:rPr>
          <w:rFonts w:ascii="Times New Roman" w:hAnsi="Times New Roman" w:cs="Times New Roman"/>
          <w:noProof/>
          <w:color w:val="auto"/>
        </w:rPr>
      </w:pPr>
      <w:r w:rsidRPr="005D2900">
        <w:rPr>
          <w:rFonts w:ascii="Times New Roman" w:hAnsi="Times New Roman" w:cs="Times New Roman"/>
          <w:noProof/>
          <w:color w:val="auto"/>
        </w:rPr>
        <w:t xml:space="preserve">We will use a </w:t>
      </w:r>
      <w:r w:rsidR="00691E40" w:rsidRPr="005D2900">
        <w:rPr>
          <w:rFonts w:ascii="Times New Roman" w:hAnsi="Times New Roman" w:cs="Times New Roman"/>
          <w:noProof/>
          <w:color w:val="auto"/>
        </w:rPr>
        <w:t>bar plot to visualise the data:</w:t>
      </w:r>
    </w:p>
    <w:p w14:paraId="26D2DFE1" w14:textId="3937E1B2" w:rsidR="00691E40" w:rsidRDefault="00691E40" w:rsidP="00691E40">
      <w:pPr>
        <w:jc w:val="center"/>
      </w:pPr>
      <w:r>
        <w:rPr>
          <w:noProof/>
        </w:rPr>
        <w:drawing>
          <wp:inline distT="0" distB="0" distL="0" distR="0" wp14:anchorId="6B8094B5" wp14:editId="7C3FD552">
            <wp:extent cx="5262155" cy="524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325" cy="5323017"/>
                    </a:xfrm>
                    <a:prstGeom prst="rect">
                      <a:avLst/>
                    </a:prstGeom>
                  </pic:spPr>
                </pic:pic>
              </a:graphicData>
            </a:graphic>
          </wp:inline>
        </w:drawing>
      </w:r>
    </w:p>
    <w:p w14:paraId="0CA9EB59" w14:textId="77777777" w:rsidR="00F93765" w:rsidRPr="00F93765" w:rsidRDefault="00F93765" w:rsidP="00F93765"/>
    <w:p w14:paraId="6786C445" w14:textId="77777777" w:rsidR="00C85DA4" w:rsidRDefault="00C85DA4">
      <w:pPr>
        <w:rPr>
          <w:ins w:id="135" w:author="Dimitri Saridakis (20083467)" w:date="2020-05-04T20:22:00Z"/>
          <w:rFonts w:asciiTheme="majorHAnsi" w:eastAsiaTheme="majorEastAsia" w:hAnsiTheme="majorHAnsi" w:cstheme="majorBidi"/>
          <w:caps/>
          <w:color w:val="61721F" w:themeColor="accent1" w:themeShade="BF"/>
          <w:sz w:val="24"/>
        </w:rPr>
      </w:pPr>
      <w:ins w:id="136" w:author="Dimitri Saridakis (20083467)" w:date="2020-05-04T20:22:00Z">
        <w:r>
          <w:br w:type="page"/>
        </w:r>
      </w:ins>
    </w:p>
    <w:p w14:paraId="34B99184" w14:textId="014C4F31" w:rsidR="00170FAF" w:rsidRDefault="00170FAF" w:rsidP="00170FAF">
      <w:pPr>
        <w:pStyle w:val="Heading2"/>
      </w:pPr>
      <w:bookmarkStart w:id="137" w:name="_Toc39524989"/>
      <w:r>
        <w:t>Q5: Excluding “others”, is there evidence of differences in average rents between family,</w:t>
      </w:r>
      <w:r w:rsidRPr="00C56DCD">
        <w:t xml:space="preserve"> </w:t>
      </w:r>
      <w:r>
        <w:t>house share and single occupant?</w:t>
      </w:r>
      <w:bookmarkEnd w:id="137"/>
      <w:r>
        <w:t xml:space="preserve"> </w:t>
      </w:r>
    </w:p>
    <w:p w14:paraId="293DA08E" w14:textId="75D725BC"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Some statistics from sample:</w:t>
      </w:r>
    </w:p>
    <w:tbl>
      <w:tblPr>
        <w:tblStyle w:val="TableGrid"/>
        <w:tblW w:w="0" w:type="auto"/>
        <w:tblLook w:val="04A0" w:firstRow="1" w:lastRow="0" w:firstColumn="1" w:lastColumn="0" w:noHBand="0" w:noVBand="1"/>
      </w:tblPr>
      <w:tblGrid>
        <w:gridCol w:w="2168"/>
        <w:gridCol w:w="2159"/>
        <w:gridCol w:w="2166"/>
        <w:gridCol w:w="2137"/>
      </w:tblGrid>
      <w:tr w:rsidR="00170FAF" w:rsidRPr="005D2900" w14:paraId="21FBB418" w14:textId="77777777" w:rsidTr="002E219E">
        <w:tc>
          <w:tcPr>
            <w:tcW w:w="2168" w:type="dxa"/>
          </w:tcPr>
          <w:p w14:paraId="3C453F7A" w14:textId="77777777" w:rsidR="00170FAF" w:rsidRPr="005D2900" w:rsidRDefault="00170FAF" w:rsidP="00A24BD3">
            <w:pPr>
              <w:pStyle w:val="LO-normal"/>
              <w:rPr>
                <w:rFonts w:ascii="Times New Roman" w:hAnsi="Times New Roman" w:cs="Times New Roman"/>
                <w:color w:val="auto"/>
              </w:rPr>
            </w:pPr>
          </w:p>
        </w:tc>
        <w:tc>
          <w:tcPr>
            <w:tcW w:w="2159" w:type="dxa"/>
          </w:tcPr>
          <w:p w14:paraId="47A107A2"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Mean</w:t>
            </w:r>
          </w:p>
        </w:tc>
        <w:tc>
          <w:tcPr>
            <w:tcW w:w="2166" w:type="dxa"/>
          </w:tcPr>
          <w:p w14:paraId="07AEA34D"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Standard Deviation</w:t>
            </w:r>
          </w:p>
        </w:tc>
        <w:tc>
          <w:tcPr>
            <w:tcW w:w="2137" w:type="dxa"/>
          </w:tcPr>
          <w:p w14:paraId="51BB8575"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Sample Size</w:t>
            </w:r>
          </w:p>
        </w:tc>
      </w:tr>
      <w:tr w:rsidR="00170FAF" w:rsidRPr="005D2900" w14:paraId="3CE43A8A" w14:textId="77777777" w:rsidTr="002E219E">
        <w:tc>
          <w:tcPr>
            <w:tcW w:w="2168" w:type="dxa"/>
          </w:tcPr>
          <w:p w14:paraId="5038C759"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Family</w:t>
            </w:r>
          </w:p>
        </w:tc>
        <w:tc>
          <w:tcPr>
            <w:tcW w:w="2159" w:type="dxa"/>
          </w:tcPr>
          <w:p w14:paraId="2D4477E0" w14:textId="6DF2524D" w:rsidR="00170FAF" w:rsidRPr="005D2900" w:rsidRDefault="00EC1377" w:rsidP="00A24BD3">
            <w:pPr>
              <w:pStyle w:val="LO-normal"/>
              <w:rPr>
                <w:rFonts w:ascii="Times New Roman" w:hAnsi="Times New Roman" w:cs="Times New Roman"/>
                <w:color w:val="auto"/>
              </w:rPr>
            </w:pPr>
            <w:r w:rsidRPr="005D2900">
              <w:rPr>
                <w:rFonts w:ascii="Times New Roman" w:hAnsi="Times New Roman" w:cs="Times New Roman"/>
                <w:color w:val="auto"/>
              </w:rPr>
              <w:t>859.7917</w:t>
            </w:r>
          </w:p>
        </w:tc>
        <w:tc>
          <w:tcPr>
            <w:tcW w:w="2166" w:type="dxa"/>
          </w:tcPr>
          <w:p w14:paraId="36B79E59" w14:textId="63FD6737" w:rsidR="00170FAF" w:rsidRPr="005D2900" w:rsidRDefault="00F352EE" w:rsidP="00A24BD3">
            <w:pPr>
              <w:pStyle w:val="LO-normal"/>
              <w:rPr>
                <w:rFonts w:ascii="Times New Roman" w:hAnsi="Times New Roman" w:cs="Times New Roman"/>
                <w:color w:val="auto"/>
              </w:rPr>
            </w:pPr>
            <w:r w:rsidRPr="005D2900">
              <w:rPr>
                <w:rFonts w:ascii="Times New Roman" w:hAnsi="Times New Roman" w:cs="Times New Roman"/>
                <w:color w:val="auto"/>
              </w:rPr>
              <w:t>175.9185</w:t>
            </w:r>
          </w:p>
        </w:tc>
        <w:tc>
          <w:tcPr>
            <w:tcW w:w="2137" w:type="dxa"/>
          </w:tcPr>
          <w:p w14:paraId="3D428B3B" w14:textId="21314CC1" w:rsidR="00170FAF" w:rsidRPr="005D2900" w:rsidRDefault="00275E13" w:rsidP="00A24BD3">
            <w:pPr>
              <w:pStyle w:val="LO-normal"/>
              <w:rPr>
                <w:rFonts w:ascii="Times New Roman" w:hAnsi="Times New Roman" w:cs="Times New Roman"/>
                <w:color w:val="auto"/>
              </w:rPr>
            </w:pPr>
            <w:r w:rsidRPr="005D2900">
              <w:rPr>
                <w:rFonts w:ascii="Times New Roman" w:hAnsi="Times New Roman" w:cs="Times New Roman"/>
                <w:color w:val="auto"/>
              </w:rPr>
              <w:t>99</w:t>
            </w:r>
          </w:p>
        </w:tc>
      </w:tr>
      <w:tr w:rsidR="00170FAF" w:rsidRPr="005D2900" w14:paraId="245DF2FF" w14:textId="77777777" w:rsidTr="002E219E">
        <w:tc>
          <w:tcPr>
            <w:tcW w:w="2168" w:type="dxa"/>
          </w:tcPr>
          <w:p w14:paraId="1AA68D63"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House Share</w:t>
            </w:r>
          </w:p>
        </w:tc>
        <w:tc>
          <w:tcPr>
            <w:tcW w:w="2159" w:type="dxa"/>
          </w:tcPr>
          <w:p w14:paraId="028ACCDC" w14:textId="7F76BD87" w:rsidR="00170FAF" w:rsidRPr="005D2900" w:rsidRDefault="003377B2" w:rsidP="00A24BD3">
            <w:pPr>
              <w:pStyle w:val="LO-normal"/>
              <w:rPr>
                <w:rFonts w:ascii="Times New Roman" w:hAnsi="Times New Roman" w:cs="Times New Roman"/>
                <w:color w:val="auto"/>
              </w:rPr>
            </w:pPr>
            <w:r w:rsidRPr="005D2900">
              <w:rPr>
                <w:rFonts w:ascii="Times New Roman" w:hAnsi="Times New Roman" w:cs="Times New Roman"/>
                <w:color w:val="auto"/>
              </w:rPr>
              <w:t>823.3333</w:t>
            </w:r>
          </w:p>
        </w:tc>
        <w:tc>
          <w:tcPr>
            <w:tcW w:w="2166" w:type="dxa"/>
          </w:tcPr>
          <w:p w14:paraId="21E1C8C0" w14:textId="19BC833C" w:rsidR="00170FAF" w:rsidRPr="005D2900" w:rsidRDefault="00F352EE" w:rsidP="00A24BD3">
            <w:pPr>
              <w:pStyle w:val="LO-normal"/>
              <w:rPr>
                <w:rFonts w:ascii="Times New Roman" w:hAnsi="Times New Roman" w:cs="Times New Roman"/>
                <w:color w:val="auto"/>
              </w:rPr>
            </w:pPr>
            <w:r w:rsidRPr="005D2900">
              <w:rPr>
                <w:rFonts w:ascii="Times New Roman" w:hAnsi="Times New Roman" w:cs="Times New Roman"/>
                <w:color w:val="auto"/>
              </w:rPr>
              <w:t>154.7703</w:t>
            </w:r>
          </w:p>
        </w:tc>
        <w:tc>
          <w:tcPr>
            <w:tcW w:w="2137" w:type="dxa"/>
          </w:tcPr>
          <w:p w14:paraId="6DDF2366" w14:textId="525EC27D" w:rsidR="00170FAF" w:rsidRPr="005D2900" w:rsidRDefault="00275E13" w:rsidP="00A24BD3">
            <w:pPr>
              <w:pStyle w:val="LO-normal"/>
              <w:rPr>
                <w:rFonts w:ascii="Times New Roman" w:hAnsi="Times New Roman" w:cs="Times New Roman"/>
                <w:color w:val="auto"/>
              </w:rPr>
            </w:pPr>
            <w:r w:rsidRPr="005D2900">
              <w:rPr>
                <w:rFonts w:ascii="Times New Roman" w:hAnsi="Times New Roman" w:cs="Times New Roman"/>
                <w:color w:val="auto"/>
              </w:rPr>
              <w:t>27</w:t>
            </w:r>
          </w:p>
        </w:tc>
      </w:tr>
      <w:tr w:rsidR="00170FAF" w:rsidRPr="005D2900" w14:paraId="7DFC1667" w14:textId="77777777" w:rsidTr="002E219E">
        <w:tc>
          <w:tcPr>
            <w:tcW w:w="2168" w:type="dxa"/>
          </w:tcPr>
          <w:p w14:paraId="433FECB0" w14:textId="77777777" w:rsidR="00170FAF" w:rsidRPr="005D2900" w:rsidRDefault="00170FAF" w:rsidP="00A24BD3">
            <w:pPr>
              <w:pStyle w:val="LO-normal"/>
              <w:rPr>
                <w:rFonts w:ascii="Times New Roman" w:hAnsi="Times New Roman" w:cs="Times New Roman"/>
                <w:color w:val="auto"/>
              </w:rPr>
            </w:pPr>
            <w:r w:rsidRPr="005D2900">
              <w:rPr>
                <w:rFonts w:ascii="Times New Roman" w:hAnsi="Times New Roman" w:cs="Times New Roman"/>
                <w:color w:val="auto"/>
              </w:rPr>
              <w:t>Single Occupant</w:t>
            </w:r>
          </w:p>
        </w:tc>
        <w:tc>
          <w:tcPr>
            <w:tcW w:w="2159" w:type="dxa"/>
          </w:tcPr>
          <w:p w14:paraId="066803CB" w14:textId="0EA5B7F8" w:rsidR="00170FAF" w:rsidRPr="005D2900" w:rsidRDefault="00DE2E89" w:rsidP="00A24BD3">
            <w:pPr>
              <w:pStyle w:val="LO-normal"/>
              <w:rPr>
                <w:rFonts w:ascii="Times New Roman" w:hAnsi="Times New Roman" w:cs="Times New Roman"/>
                <w:color w:val="auto"/>
              </w:rPr>
            </w:pPr>
            <w:r w:rsidRPr="005D2900">
              <w:rPr>
                <w:rFonts w:ascii="Times New Roman" w:hAnsi="Times New Roman" w:cs="Times New Roman"/>
                <w:color w:val="auto"/>
              </w:rPr>
              <w:t>953.7143</w:t>
            </w:r>
          </w:p>
        </w:tc>
        <w:tc>
          <w:tcPr>
            <w:tcW w:w="2166" w:type="dxa"/>
          </w:tcPr>
          <w:p w14:paraId="5F662CC7" w14:textId="3BF90F3E" w:rsidR="00170FAF" w:rsidRPr="005D2900" w:rsidRDefault="00295E5F" w:rsidP="00A24BD3">
            <w:pPr>
              <w:pStyle w:val="LO-normal"/>
              <w:rPr>
                <w:rFonts w:ascii="Times New Roman" w:hAnsi="Times New Roman" w:cs="Times New Roman"/>
                <w:color w:val="auto"/>
              </w:rPr>
            </w:pPr>
            <w:r w:rsidRPr="005D2900">
              <w:rPr>
                <w:rFonts w:ascii="Times New Roman" w:hAnsi="Times New Roman" w:cs="Times New Roman"/>
                <w:color w:val="auto"/>
              </w:rPr>
              <w:t>241.1259</w:t>
            </w:r>
          </w:p>
        </w:tc>
        <w:tc>
          <w:tcPr>
            <w:tcW w:w="2137" w:type="dxa"/>
          </w:tcPr>
          <w:p w14:paraId="6DD0CAAC" w14:textId="7A1EDB4C" w:rsidR="00170FAF" w:rsidRPr="005D2900" w:rsidRDefault="00F352EE" w:rsidP="00A24BD3">
            <w:pPr>
              <w:pStyle w:val="LO-normal"/>
              <w:rPr>
                <w:rFonts w:ascii="Times New Roman" w:hAnsi="Times New Roman" w:cs="Times New Roman"/>
                <w:color w:val="auto"/>
              </w:rPr>
            </w:pPr>
            <w:r w:rsidRPr="005D2900">
              <w:rPr>
                <w:rFonts w:ascii="Times New Roman" w:hAnsi="Times New Roman" w:cs="Times New Roman"/>
                <w:color w:val="auto"/>
              </w:rPr>
              <w:t>37</w:t>
            </w:r>
          </w:p>
        </w:tc>
      </w:tr>
    </w:tbl>
    <w:p w14:paraId="3D31F605" w14:textId="77777777"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First, we lay out our hypothesis that we are testing.</w:t>
      </w:r>
    </w:p>
    <w:p w14:paraId="40B805AB" w14:textId="3444AC9B"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0</w:t>
      </w:r>
      <w:r w:rsidRPr="005D2900">
        <w:rPr>
          <w:rFonts w:ascii="Times New Roman" w:hAnsi="Times New Roman" w:cs="Times New Roman"/>
          <w:color w:val="auto"/>
        </w:rPr>
        <w:t>: The average spend on rent is the same (no variation) between the three groups.</w:t>
      </w:r>
    </w:p>
    <w:p w14:paraId="58274675" w14:textId="77777777" w:rsidR="00031490" w:rsidRPr="005D2900" w:rsidRDefault="00170FAF" w:rsidP="006E0755">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A</w:t>
      </w:r>
      <w:r w:rsidRPr="005D2900">
        <w:rPr>
          <w:rFonts w:ascii="Times New Roman" w:hAnsi="Times New Roman" w:cs="Times New Roman"/>
          <w:color w:val="auto"/>
        </w:rPr>
        <w:t xml:space="preserve">: The average spend on rent is </w:t>
      </w:r>
      <w:r w:rsidRPr="005D2900">
        <w:rPr>
          <w:rFonts w:ascii="Times New Roman" w:hAnsi="Times New Roman" w:cs="Times New Roman"/>
          <w:b/>
          <w:bCs/>
          <w:color w:val="auto"/>
        </w:rPr>
        <w:t>not</w:t>
      </w:r>
      <w:r w:rsidRPr="005D2900">
        <w:rPr>
          <w:rFonts w:ascii="Times New Roman" w:hAnsi="Times New Roman" w:cs="Times New Roman"/>
          <w:color w:val="auto"/>
        </w:rPr>
        <w:t xml:space="preserve"> the same in all three groups.</w:t>
      </w:r>
    </w:p>
    <w:p w14:paraId="67442B2A" w14:textId="4B6BF36A" w:rsidR="00634A61" w:rsidRPr="005D2900" w:rsidRDefault="00170FAF" w:rsidP="006E0755">
      <w:pPr>
        <w:pStyle w:val="LO-normal"/>
        <w:rPr>
          <w:rFonts w:ascii="Times New Roman" w:hAnsi="Times New Roman" w:cs="Times New Roman"/>
          <w:color w:val="auto"/>
        </w:rPr>
      </w:pPr>
      <w:r w:rsidRPr="005D2900">
        <w:rPr>
          <w:rFonts w:ascii="Times New Roman" w:hAnsi="Times New Roman" w:cs="Times New Roman"/>
          <w:color w:val="auto"/>
        </w:rPr>
        <w:t>As we have three different groups to compare in our sample the correct test to use is an ANOVA test</w:t>
      </w:r>
      <w:r w:rsidR="005779C2" w:rsidRPr="005D2900">
        <w:rPr>
          <w:rFonts w:ascii="Times New Roman" w:hAnsi="Times New Roman" w:cs="Times New Roman"/>
          <w:color w:val="auto"/>
        </w:rPr>
        <w:t>, assuming the c</w:t>
      </w:r>
      <w:r w:rsidR="009E135F" w:rsidRPr="005D2900">
        <w:rPr>
          <w:rFonts w:ascii="Times New Roman" w:hAnsi="Times New Roman" w:cs="Times New Roman"/>
          <w:color w:val="auto"/>
        </w:rPr>
        <w:t>r</w:t>
      </w:r>
      <w:r w:rsidR="005779C2" w:rsidRPr="005D2900">
        <w:rPr>
          <w:rFonts w:ascii="Times New Roman" w:hAnsi="Times New Roman" w:cs="Times New Roman"/>
          <w:color w:val="auto"/>
        </w:rPr>
        <w:t xml:space="preserve">iteria </w:t>
      </w:r>
      <w:r w:rsidR="009E135F" w:rsidRPr="005D2900">
        <w:rPr>
          <w:rFonts w:ascii="Times New Roman" w:hAnsi="Times New Roman" w:cs="Times New Roman"/>
          <w:color w:val="auto"/>
        </w:rPr>
        <w:t xml:space="preserve">of which the ANOVA test </w:t>
      </w:r>
      <w:r w:rsidR="004F5CFC" w:rsidRPr="005D2900">
        <w:rPr>
          <w:rFonts w:ascii="Times New Roman" w:hAnsi="Times New Roman" w:cs="Times New Roman"/>
          <w:color w:val="auto"/>
        </w:rPr>
        <w:t>assumes is satisfied, namely normality</w:t>
      </w:r>
      <w:r w:rsidR="00574028" w:rsidRPr="005D2900">
        <w:rPr>
          <w:rFonts w:ascii="Times New Roman" w:hAnsi="Times New Roman" w:cs="Times New Roman"/>
          <w:color w:val="auto"/>
        </w:rPr>
        <w:t xml:space="preserve"> of distribution</w:t>
      </w:r>
      <w:r w:rsidR="004F5CFC" w:rsidRPr="005D2900">
        <w:rPr>
          <w:rFonts w:ascii="Times New Roman" w:hAnsi="Times New Roman" w:cs="Times New Roman"/>
          <w:color w:val="auto"/>
        </w:rPr>
        <w:t xml:space="preserve"> and </w:t>
      </w:r>
      <w:r w:rsidR="00574028" w:rsidRPr="005D2900">
        <w:rPr>
          <w:rFonts w:ascii="Times New Roman" w:hAnsi="Times New Roman" w:cs="Times New Roman"/>
          <w:color w:val="auto"/>
        </w:rPr>
        <w:t>homoscedasticity of the data</w:t>
      </w:r>
      <w:r w:rsidR="00376C4D" w:rsidRPr="005D2900">
        <w:rPr>
          <w:rFonts w:ascii="Times New Roman" w:hAnsi="Times New Roman" w:cs="Times New Roman"/>
          <w:color w:val="auto"/>
        </w:rPr>
        <w:t xml:space="preserve"> (I will elaborate on this later)</w:t>
      </w:r>
      <w:r w:rsidRPr="005D2900">
        <w:rPr>
          <w:rFonts w:ascii="Times New Roman" w:hAnsi="Times New Roman" w:cs="Times New Roman"/>
          <w:color w:val="auto"/>
        </w:rPr>
        <w:t>.</w:t>
      </w:r>
      <w:r w:rsidR="00791DD8" w:rsidRPr="005D2900">
        <w:rPr>
          <w:rFonts w:ascii="Times New Roman" w:hAnsi="Times New Roman" w:cs="Times New Roman"/>
          <w:color w:val="auto"/>
        </w:rPr>
        <w:t xml:space="preserve"> Running the ANOVA test in R gives back a </w:t>
      </w:r>
      <w:r w:rsidR="00F13768" w:rsidRPr="005D2900">
        <w:rPr>
          <w:rFonts w:ascii="Times New Roman" w:hAnsi="Times New Roman" w:cs="Times New Roman"/>
          <w:color w:val="auto"/>
        </w:rPr>
        <w:t>p</w:t>
      </w:r>
      <w:r w:rsidR="00FD6C99" w:rsidRPr="005D2900">
        <w:rPr>
          <w:rFonts w:ascii="Times New Roman" w:hAnsi="Times New Roman" w:cs="Times New Roman"/>
          <w:color w:val="auto"/>
        </w:rPr>
        <w:t>-</w:t>
      </w:r>
      <w:r w:rsidR="00F13768" w:rsidRPr="005D2900">
        <w:rPr>
          <w:rFonts w:ascii="Times New Roman" w:hAnsi="Times New Roman" w:cs="Times New Roman"/>
          <w:color w:val="auto"/>
        </w:rPr>
        <w:t xml:space="preserve">value </w:t>
      </w:r>
      <w:r w:rsidR="001712AA" w:rsidRPr="005D2900">
        <w:rPr>
          <w:rFonts w:ascii="Times New Roman" w:hAnsi="Times New Roman" w:cs="Times New Roman"/>
          <w:color w:val="auto"/>
        </w:rPr>
        <w:t>= 0.0365</w:t>
      </w:r>
      <w:r w:rsidR="009E3371" w:rsidRPr="005D2900">
        <w:rPr>
          <w:rFonts w:ascii="Times New Roman" w:hAnsi="Times New Roman" w:cs="Times New Roman"/>
          <w:color w:val="auto"/>
        </w:rPr>
        <w:t xml:space="preserve">. As the p-value is below </w:t>
      </w:r>
      <w:r w:rsidR="009D7224" w:rsidRPr="005D2900">
        <w:rPr>
          <w:rFonts w:ascii="Times New Roman" w:hAnsi="Times New Roman" w:cs="Times New Roman"/>
          <w:color w:val="auto"/>
        </w:rPr>
        <w:t xml:space="preserve">0.05 </w:t>
      </w:r>
      <w:r w:rsidR="008045AA" w:rsidRPr="005D2900">
        <w:rPr>
          <w:rFonts w:ascii="Times New Roman" w:hAnsi="Times New Roman" w:cs="Times New Roman"/>
          <w:color w:val="auto"/>
        </w:rPr>
        <w:t>we can reject the null hypothesi</w:t>
      </w:r>
      <w:r w:rsidR="00B54667" w:rsidRPr="005D2900">
        <w:rPr>
          <w:rFonts w:ascii="Times New Roman" w:hAnsi="Times New Roman" w:cs="Times New Roman"/>
          <w:color w:val="auto"/>
        </w:rPr>
        <w:t>s and accept the alternate</w:t>
      </w:r>
      <w:r w:rsidR="000F353C" w:rsidRPr="005D2900">
        <w:rPr>
          <w:rFonts w:ascii="Times New Roman" w:hAnsi="Times New Roman" w:cs="Times New Roman"/>
          <w:color w:val="auto"/>
        </w:rPr>
        <w:t xml:space="preserve"> </w:t>
      </w:r>
      <w:r w:rsidR="00B54667" w:rsidRPr="005D2900">
        <w:rPr>
          <w:rFonts w:ascii="Times New Roman" w:hAnsi="Times New Roman" w:cs="Times New Roman"/>
          <w:color w:val="auto"/>
        </w:rPr>
        <w:t xml:space="preserve">(subject to normality testing) that the </w:t>
      </w:r>
      <w:r w:rsidR="00551884" w:rsidRPr="005D2900">
        <w:rPr>
          <w:rFonts w:ascii="Times New Roman" w:hAnsi="Times New Roman" w:cs="Times New Roman"/>
          <w:color w:val="auto"/>
        </w:rPr>
        <w:t>average rent is not the same in all three groups</w:t>
      </w:r>
      <w:r w:rsidR="00AB1159" w:rsidRPr="005D2900">
        <w:rPr>
          <w:rFonts w:ascii="Times New Roman" w:hAnsi="Times New Roman" w:cs="Times New Roman"/>
          <w:color w:val="auto"/>
        </w:rPr>
        <w:t>, and that there is a statistically significant di</w:t>
      </w:r>
      <w:r w:rsidR="00801321" w:rsidRPr="005D2900">
        <w:rPr>
          <w:rFonts w:ascii="Times New Roman" w:hAnsi="Times New Roman" w:cs="Times New Roman"/>
          <w:color w:val="auto"/>
        </w:rPr>
        <w:t>f</w:t>
      </w:r>
      <w:r w:rsidR="00AB1159" w:rsidRPr="005D2900">
        <w:rPr>
          <w:rFonts w:ascii="Times New Roman" w:hAnsi="Times New Roman" w:cs="Times New Roman"/>
          <w:color w:val="auto"/>
        </w:rPr>
        <w:t>ference.</w:t>
      </w:r>
      <w:r w:rsidR="00704387" w:rsidRPr="005D2900">
        <w:rPr>
          <w:rFonts w:ascii="Times New Roman" w:hAnsi="Times New Roman" w:cs="Times New Roman"/>
          <w:color w:val="auto"/>
        </w:rPr>
        <w:t xml:space="preserve"> I’d further </w:t>
      </w:r>
      <w:r w:rsidR="00AB1159" w:rsidRPr="005D2900">
        <w:rPr>
          <w:rFonts w:ascii="Times New Roman" w:hAnsi="Times New Roman" w:cs="Times New Roman"/>
          <w:color w:val="auto"/>
        </w:rPr>
        <w:t xml:space="preserve">like to </w:t>
      </w:r>
      <w:r w:rsidR="00C05176" w:rsidRPr="005D2900">
        <w:rPr>
          <w:rFonts w:ascii="Times New Roman" w:hAnsi="Times New Roman" w:cs="Times New Roman"/>
          <w:color w:val="auto"/>
        </w:rPr>
        <w:t>carry out</w:t>
      </w:r>
      <w:r w:rsidR="00187881" w:rsidRPr="005D2900">
        <w:rPr>
          <w:rFonts w:ascii="Times New Roman" w:hAnsi="Times New Roman" w:cs="Times New Roman"/>
          <w:color w:val="auto"/>
        </w:rPr>
        <w:t xml:space="preserve"> a Post Hoc test</w:t>
      </w:r>
      <w:r w:rsidR="00C05176" w:rsidRPr="005D2900">
        <w:rPr>
          <w:rFonts w:ascii="Times New Roman" w:hAnsi="Times New Roman" w:cs="Times New Roman"/>
          <w:color w:val="auto"/>
        </w:rPr>
        <w:t xml:space="preserve"> to try and </w:t>
      </w:r>
      <w:r w:rsidR="00801321" w:rsidRPr="005D2900">
        <w:rPr>
          <w:rFonts w:ascii="Times New Roman" w:hAnsi="Times New Roman" w:cs="Times New Roman"/>
          <w:color w:val="auto"/>
        </w:rPr>
        <w:t xml:space="preserve">determine the </w:t>
      </w:r>
      <w:r w:rsidR="00C822C0" w:rsidRPr="005D2900">
        <w:rPr>
          <w:rFonts w:ascii="Times New Roman" w:hAnsi="Times New Roman" w:cs="Times New Roman"/>
          <w:color w:val="auto"/>
        </w:rPr>
        <w:t xml:space="preserve">significant difference between each group. The test I will use is the </w:t>
      </w:r>
      <w:r w:rsidR="00634A61" w:rsidRPr="005D2900">
        <w:rPr>
          <w:rFonts w:ascii="Times New Roman" w:hAnsi="Times New Roman" w:cs="Times New Roman"/>
          <w:color w:val="auto"/>
        </w:rPr>
        <w:t>Tukey’s honest significant difference.</w:t>
      </w:r>
      <w:r w:rsidR="00080970" w:rsidRPr="005D2900">
        <w:rPr>
          <w:rFonts w:ascii="Times New Roman" w:hAnsi="Times New Roman" w:cs="Times New Roman"/>
          <w:color w:val="auto"/>
        </w:rPr>
        <w:t xml:space="preserve"> Running it in R gives </w:t>
      </w:r>
      <w:r w:rsidR="007F0189" w:rsidRPr="005D2900">
        <w:rPr>
          <w:rFonts w:ascii="Times New Roman" w:hAnsi="Times New Roman" w:cs="Times New Roman"/>
          <w:color w:val="auto"/>
        </w:rPr>
        <w:t>the following output:</w:t>
      </w:r>
    </w:p>
    <w:tbl>
      <w:tblPr>
        <w:tblStyle w:val="TableGrid"/>
        <w:tblW w:w="0" w:type="auto"/>
        <w:tblLook w:val="04A0" w:firstRow="1" w:lastRow="0" w:firstColumn="1" w:lastColumn="0" w:noHBand="0" w:noVBand="1"/>
      </w:tblPr>
      <w:tblGrid>
        <w:gridCol w:w="1726"/>
        <w:gridCol w:w="1726"/>
        <w:gridCol w:w="1726"/>
        <w:gridCol w:w="1726"/>
        <w:gridCol w:w="1726"/>
      </w:tblGrid>
      <w:tr w:rsidR="00883508" w:rsidRPr="005D2900" w14:paraId="4F5240D5" w14:textId="77777777" w:rsidTr="00AA1965">
        <w:tc>
          <w:tcPr>
            <w:tcW w:w="1726" w:type="dxa"/>
          </w:tcPr>
          <w:p w14:paraId="6475438A" w14:textId="77777777" w:rsidR="00883508" w:rsidRPr="005D2900" w:rsidRDefault="00883508" w:rsidP="006E0755">
            <w:pPr>
              <w:pStyle w:val="LO-normal"/>
              <w:rPr>
                <w:rFonts w:ascii="Times New Roman" w:hAnsi="Times New Roman" w:cs="Times New Roman"/>
                <w:color w:val="auto"/>
              </w:rPr>
            </w:pPr>
          </w:p>
        </w:tc>
        <w:tc>
          <w:tcPr>
            <w:tcW w:w="1726" w:type="dxa"/>
          </w:tcPr>
          <w:p w14:paraId="01ACE93E" w14:textId="5CFE6823" w:rsidR="00883508" w:rsidRPr="005D2900" w:rsidRDefault="00A55D18" w:rsidP="006E0755">
            <w:pPr>
              <w:pStyle w:val="LO-normal"/>
              <w:rPr>
                <w:rFonts w:ascii="Times New Roman" w:hAnsi="Times New Roman" w:cs="Times New Roman"/>
                <w:color w:val="auto"/>
              </w:rPr>
            </w:pPr>
            <w:r w:rsidRPr="005D2900">
              <w:rPr>
                <w:rFonts w:ascii="Times New Roman" w:hAnsi="Times New Roman" w:cs="Times New Roman"/>
                <w:color w:val="auto"/>
              </w:rPr>
              <w:t>Difference</w:t>
            </w:r>
          </w:p>
        </w:tc>
        <w:tc>
          <w:tcPr>
            <w:tcW w:w="1726" w:type="dxa"/>
          </w:tcPr>
          <w:p w14:paraId="617C9669" w14:textId="7076D4D4" w:rsidR="00883508" w:rsidRPr="005D2900" w:rsidRDefault="00A55D18" w:rsidP="006E0755">
            <w:pPr>
              <w:pStyle w:val="LO-normal"/>
              <w:rPr>
                <w:rFonts w:ascii="Times New Roman" w:hAnsi="Times New Roman" w:cs="Times New Roman"/>
                <w:color w:val="auto"/>
              </w:rPr>
            </w:pPr>
            <w:r w:rsidRPr="005D2900">
              <w:rPr>
                <w:rFonts w:ascii="Times New Roman" w:hAnsi="Times New Roman" w:cs="Times New Roman"/>
                <w:color w:val="auto"/>
              </w:rPr>
              <w:t>Lower</w:t>
            </w:r>
          </w:p>
        </w:tc>
        <w:tc>
          <w:tcPr>
            <w:tcW w:w="1726" w:type="dxa"/>
          </w:tcPr>
          <w:p w14:paraId="03A31E68" w14:textId="3E8E1615" w:rsidR="00883508" w:rsidRPr="005D2900" w:rsidRDefault="00A55D18" w:rsidP="006E0755">
            <w:pPr>
              <w:pStyle w:val="LO-normal"/>
              <w:rPr>
                <w:rFonts w:ascii="Times New Roman" w:hAnsi="Times New Roman" w:cs="Times New Roman"/>
                <w:color w:val="auto"/>
              </w:rPr>
            </w:pPr>
            <w:r w:rsidRPr="005D2900">
              <w:rPr>
                <w:rFonts w:ascii="Times New Roman" w:hAnsi="Times New Roman" w:cs="Times New Roman"/>
                <w:color w:val="auto"/>
              </w:rPr>
              <w:t>Upper</w:t>
            </w:r>
          </w:p>
        </w:tc>
        <w:tc>
          <w:tcPr>
            <w:tcW w:w="1726" w:type="dxa"/>
          </w:tcPr>
          <w:p w14:paraId="23D2213F" w14:textId="12BBDC85" w:rsidR="00883508" w:rsidRPr="005D2900" w:rsidRDefault="00A55D18" w:rsidP="006E0755">
            <w:pPr>
              <w:pStyle w:val="LO-normal"/>
              <w:rPr>
                <w:rFonts w:ascii="Times New Roman" w:hAnsi="Times New Roman" w:cs="Times New Roman"/>
                <w:color w:val="auto"/>
              </w:rPr>
            </w:pPr>
            <w:r w:rsidRPr="005D2900">
              <w:rPr>
                <w:rFonts w:ascii="Times New Roman" w:hAnsi="Times New Roman" w:cs="Times New Roman"/>
                <w:color w:val="auto"/>
              </w:rPr>
              <w:t>P-Value</w:t>
            </w:r>
          </w:p>
        </w:tc>
      </w:tr>
      <w:tr w:rsidR="00AA1965" w:rsidRPr="005D2900" w14:paraId="7C322853" w14:textId="77777777" w:rsidTr="00AA1965">
        <w:tc>
          <w:tcPr>
            <w:tcW w:w="1726" w:type="dxa"/>
          </w:tcPr>
          <w:p w14:paraId="25A9F1FB" w14:textId="3E862863" w:rsidR="00AA1965" w:rsidRPr="005D2900" w:rsidRDefault="009B09F7" w:rsidP="006E0755">
            <w:pPr>
              <w:pStyle w:val="LO-normal"/>
              <w:rPr>
                <w:rFonts w:ascii="Times New Roman" w:hAnsi="Times New Roman" w:cs="Times New Roman"/>
                <w:color w:val="auto"/>
              </w:rPr>
            </w:pPr>
            <w:r w:rsidRPr="005D2900">
              <w:rPr>
                <w:rFonts w:ascii="Times New Roman" w:hAnsi="Times New Roman" w:cs="Times New Roman"/>
                <w:color w:val="auto"/>
              </w:rPr>
              <w:t xml:space="preserve">A: </w:t>
            </w:r>
            <w:r w:rsidR="00B41537" w:rsidRPr="005D2900">
              <w:rPr>
                <w:rFonts w:ascii="Times New Roman" w:hAnsi="Times New Roman" w:cs="Times New Roman"/>
                <w:color w:val="auto"/>
              </w:rPr>
              <w:t>House Share</w:t>
            </w:r>
            <w:r w:rsidR="001F1BBA" w:rsidRPr="005D2900">
              <w:rPr>
                <w:rFonts w:ascii="Times New Roman" w:hAnsi="Times New Roman" w:cs="Times New Roman"/>
                <w:color w:val="auto"/>
              </w:rPr>
              <w:t xml:space="preserve"> vs Family </w:t>
            </w:r>
          </w:p>
        </w:tc>
        <w:tc>
          <w:tcPr>
            <w:tcW w:w="1726" w:type="dxa"/>
          </w:tcPr>
          <w:p w14:paraId="03B4DE30" w14:textId="18F7A741" w:rsidR="00AA1965" w:rsidRPr="005D2900" w:rsidRDefault="00D15AC8" w:rsidP="006E0755">
            <w:pPr>
              <w:pStyle w:val="LO-normal"/>
              <w:rPr>
                <w:rFonts w:ascii="Times New Roman" w:hAnsi="Times New Roman" w:cs="Times New Roman"/>
                <w:color w:val="auto"/>
              </w:rPr>
            </w:pPr>
            <w:r w:rsidRPr="005D2900">
              <w:rPr>
                <w:rFonts w:ascii="Times New Roman" w:hAnsi="Times New Roman" w:cs="Times New Roman"/>
                <w:color w:val="auto"/>
              </w:rPr>
              <w:t>-36.45833</w:t>
            </w:r>
          </w:p>
        </w:tc>
        <w:tc>
          <w:tcPr>
            <w:tcW w:w="1726" w:type="dxa"/>
          </w:tcPr>
          <w:p w14:paraId="4CBC8D29" w14:textId="0A2E5114" w:rsidR="00AA1965" w:rsidRPr="005D2900" w:rsidRDefault="004D48FD" w:rsidP="006E0755">
            <w:pPr>
              <w:pStyle w:val="LO-normal"/>
              <w:rPr>
                <w:rFonts w:ascii="Times New Roman" w:hAnsi="Times New Roman" w:cs="Times New Roman"/>
                <w:color w:val="auto"/>
              </w:rPr>
            </w:pPr>
            <w:r w:rsidRPr="005D2900">
              <w:rPr>
                <w:rFonts w:ascii="Times New Roman" w:hAnsi="Times New Roman" w:cs="Times New Roman"/>
                <w:color w:val="auto"/>
              </w:rPr>
              <w:t>-133.913605</w:t>
            </w:r>
          </w:p>
        </w:tc>
        <w:tc>
          <w:tcPr>
            <w:tcW w:w="1726" w:type="dxa"/>
          </w:tcPr>
          <w:p w14:paraId="788040CC" w14:textId="0F2AAFBE" w:rsidR="00AA1965" w:rsidRPr="005D2900" w:rsidRDefault="00906B63" w:rsidP="006E0755">
            <w:pPr>
              <w:pStyle w:val="LO-normal"/>
              <w:rPr>
                <w:rFonts w:ascii="Times New Roman" w:hAnsi="Times New Roman" w:cs="Times New Roman"/>
                <w:color w:val="auto"/>
              </w:rPr>
            </w:pPr>
            <w:r w:rsidRPr="005D2900">
              <w:rPr>
                <w:rFonts w:ascii="Times New Roman" w:hAnsi="Times New Roman" w:cs="Times New Roman"/>
                <w:color w:val="auto"/>
              </w:rPr>
              <w:t>60.99694</w:t>
            </w:r>
          </w:p>
        </w:tc>
        <w:tc>
          <w:tcPr>
            <w:tcW w:w="1726" w:type="dxa"/>
          </w:tcPr>
          <w:p w14:paraId="6B42C951" w14:textId="1FAD1072" w:rsidR="00AA1965" w:rsidRPr="005D2900" w:rsidRDefault="00906B63" w:rsidP="006E0755">
            <w:pPr>
              <w:pStyle w:val="LO-normal"/>
              <w:rPr>
                <w:rFonts w:ascii="Times New Roman" w:hAnsi="Times New Roman" w:cs="Times New Roman"/>
                <w:color w:val="auto"/>
              </w:rPr>
            </w:pPr>
            <w:r w:rsidRPr="005D2900">
              <w:rPr>
                <w:rFonts w:ascii="Times New Roman" w:hAnsi="Times New Roman" w:cs="Times New Roman"/>
                <w:color w:val="auto"/>
              </w:rPr>
              <w:t>0.6503840</w:t>
            </w:r>
          </w:p>
        </w:tc>
      </w:tr>
      <w:tr w:rsidR="00AA1965" w:rsidRPr="005D2900" w14:paraId="5814E9A0" w14:textId="77777777" w:rsidTr="00AA1965">
        <w:tc>
          <w:tcPr>
            <w:tcW w:w="1726" w:type="dxa"/>
          </w:tcPr>
          <w:p w14:paraId="2B41FAC1" w14:textId="3009939E" w:rsidR="001F1BBA" w:rsidRPr="005D2900" w:rsidRDefault="009B09F7" w:rsidP="00784078">
            <w:pPr>
              <w:pStyle w:val="LO-normal"/>
              <w:rPr>
                <w:rFonts w:ascii="Times New Roman" w:hAnsi="Times New Roman" w:cs="Times New Roman"/>
                <w:color w:val="auto"/>
              </w:rPr>
            </w:pPr>
            <w:r w:rsidRPr="005D2900">
              <w:rPr>
                <w:rFonts w:ascii="Times New Roman" w:hAnsi="Times New Roman" w:cs="Times New Roman"/>
                <w:color w:val="auto"/>
              </w:rPr>
              <w:t xml:space="preserve">B: </w:t>
            </w:r>
            <w:r w:rsidR="001F1BBA" w:rsidRPr="005D2900">
              <w:rPr>
                <w:rFonts w:ascii="Times New Roman" w:hAnsi="Times New Roman" w:cs="Times New Roman"/>
                <w:color w:val="auto"/>
              </w:rPr>
              <w:t>Single Occ vs</w:t>
            </w:r>
            <w:r w:rsidR="00784078" w:rsidRPr="005D2900">
              <w:rPr>
                <w:rFonts w:ascii="Times New Roman" w:hAnsi="Times New Roman" w:cs="Times New Roman"/>
                <w:color w:val="auto"/>
              </w:rPr>
              <w:t xml:space="preserve"> </w:t>
            </w:r>
            <w:r w:rsidR="001F1BBA" w:rsidRPr="005D2900">
              <w:rPr>
                <w:rFonts w:ascii="Times New Roman" w:hAnsi="Times New Roman" w:cs="Times New Roman"/>
                <w:color w:val="auto"/>
              </w:rPr>
              <w:t>Family</w:t>
            </w:r>
          </w:p>
        </w:tc>
        <w:tc>
          <w:tcPr>
            <w:tcW w:w="1726" w:type="dxa"/>
          </w:tcPr>
          <w:p w14:paraId="1D3D88AB" w14:textId="72E8461A" w:rsidR="00AA1965" w:rsidRPr="005D2900" w:rsidRDefault="004D48FD" w:rsidP="006E0755">
            <w:pPr>
              <w:pStyle w:val="LO-normal"/>
              <w:rPr>
                <w:rFonts w:ascii="Times New Roman" w:hAnsi="Times New Roman" w:cs="Times New Roman"/>
                <w:color w:val="auto"/>
              </w:rPr>
            </w:pPr>
            <w:r w:rsidRPr="005D2900">
              <w:rPr>
                <w:rFonts w:ascii="Times New Roman" w:hAnsi="Times New Roman" w:cs="Times New Roman"/>
                <w:color w:val="auto"/>
              </w:rPr>
              <w:t>93.92262</w:t>
            </w:r>
          </w:p>
        </w:tc>
        <w:tc>
          <w:tcPr>
            <w:tcW w:w="1726" w:type="dxa"/>
          </w:tcPr>
          <w:p w14:paraId="5CB0D7B2" w14:textId="0869CF57" w:rsidR="00AA1965" w:rsidRPr="005D2900" w:rsidRDefault="004D48FD" w:rsidP="006E0755">
            <w:pPr>
              <w:pStyle w:val="LO-normal"/>
              <w:rPr>
                <w:rFonts w:ascii="Times New Roman" w:hAnsi="Times New Roman" w:cs="Times New Roman"/>
                <w:color w:val="auto"/>
              </w:rPr>
            </w:pPr>
            <w:r w:rsidRPr="005D2900">
              <w:rPr>
                <w:rFonts w:ascii="Times New Roman" w:hAnsi="Times New Roman" w:cs="Times New Roman"/>
                <w:color w:val="auto"/>
              </w:rPr>
              <w:t>5.586912</w:t>
            </w:r>
          </w:p>
        </w:tc>
        <w:tc>
          <w:tcPr>
            <w:tcW w:w="1726" w:type="dxa"/>
          </w:tcPr>
          <w:p w14:paraId="074F9DC3" w14:textId="666E4A0A" w:rsidR="00AA1965" w:rsidRPr="005D2900" w:rsidRDefault="00906B63" w:rsidP="006E0755">
            <w:pPr>
              <w:pStyle w:val="LO-normal"/>
              <w:rPr>
                <w:rFonts w:ascii="Times New Roman" w:hAnsi="Times New Roman" w:cs="Times New Roman"/>
                <w:color w:val="auto"/>
              </w:rPr>
            </w:pPr>
            <w:r w:rsidRPr="005D2900">
              <w:rPr>
                <w:rFonts w:ascii="Times New Roman" w:hAnsi="Times New Roman" w:cs="Times New Roman"/>
                <w:color w:val="auto"/>
              </w:rPr>
              <w:t>182.25833</w:t>
            </w:r>
          </w:p>
        </w:tc>
        <w:tc>
          <w:tcPr>
            <w:tcW w:w="1726" w:type="dxa"/>
          </w:tcPr>
          <w:p w14:paraId="1463EA01" w14:textId="0E199B72" w:rsidR="00AA1965" w:rsidRPr="005D2900" w:rsidRDefault="00D57E59" w:rsidP="006E0755">
            <w:pPr>
              <w:pStyle w:val="LO-normal"/>
              <w:rPr>
                <w:rFonts w:ascii="Times New Roman" w:hAnsi="Times New Roman" w:cs="Times New Roman"/>
                <w:color w:val="auto"/>
              </w:rPr>
            </w:pPr>
            <w:r w:rsidRPr="005D2900">
              <w:rPr>
                <w:rFonts w:ascii="Times New Roman" w:hAnsi="Times New Roman" w:cs="Times New Roman"/>
                <w:color w:val="auto"/>
              </w:rPr>
              <w:t>0.0342468</w:t>
            </w:r>
          </w:p>
        </w:tc>
      </w:tr>
      <w:tr w:rsidR="00AA1965" w:rsidRPr="005D2900" w14:paraId="3A1B2C88" w14:textId="77777777" w:rsidTr="00AA1965">
        <w:tc>
          <w:tcPr>
            <w:tcW w:w="1726" w:type="dxa"/>
          </w:tcPr>
          <w:p w14:paraId="355380FB" w14:textId="09BB2D4C" w:rsidR="00883508" w:rsidRPr="005D2900" w:rsidRDefault="00784078" w:rsidP="00784078">
            <w:pPr>
              <w:pStyle w:val="LO-normal"/>
              <w:rPr>
                <w:rFonts w:ascii="Times New Roman" w:hAnsi="Times New Roman" w:cs="Times New Roman"/>
                <w:color w:val="auto"/>
              </w:rPr>
            </w:pPr>
            <w:r w:rsidRPr="005D2900">
              <w:rPr>
                <w:rFonts w:ascii="Times New Roman" w:hAnsi="Times New Roman" w:cs="Times New Roman"/>
                <w:color w:val="auto"/>
              </w:rPr>
              <w:t xml:space="preserve">C: </w:t>
            </w:r>
            <w:r w:rsidR="00883508" w:rsidRPr="005D2900">
              <w:rPr>
                <w:rFonts w:ascii="Times New Roman" w:hAnsi="Times New Roman" w:cs="Times New Roman"/>
                <w:color w:val="auto"/>
              </w:rPr>
              <w:t>Single Occ vs</w:t>
            </w:r>
            <w:r w:rsidRPr="005D2900">
              <w:rPr>
                <w:rFonts w:ascii="Times New Roman" w:hAnsi="Times New Roman" w:cs="Times New Roman"/>
                <w:color w:val="auto"/>
              </w:rPr>
              <w:t xml:space="preserve"> </w:t>
            </w:r>
            <w:r w:rsidR="00883508" w:rsidRPr="005D2900">
              <w:rPr>
                <w:rFonts w:ascii="Times New Roman" w:hAnsi="Times New Roman" w:cs="Times New Roman"/>
                <w:color w:val="auto"/>
              </w:rPr>
              <w:t>House Share</w:t>
            </w:r>
          </w:p>
        </w:tc>
        <w:tc>
          <w:tcPr>
            <w:tcW w:w="1726" w:type="dxa"/>
          </w:tcPr>
          <w:p w14:paraId="5F87FF90" w14:textId="7A5E694A" w:rsidR="00AA1965" w:rsidRPr="005D2900" w:rsidRDefault="004D48FD" w:rsidP="006E0755">
            <w:pPr>
              <w:pStyle w:val="LO-normal"/>
              <w:rPr>
                <w:rFonts w:ascii="Times New Roman" w:hAnsi="Times New Roman" w:cs="Times New Roman"/>
                <w:color w:val="auto"/>
              </w:rPr>
            </w:pPr>
            <w:r w:rsidRPr="005D2900">
              <w:rPr>
                <w:rFonts w:ascii="Times New Roman" w:hAnsi="Times New Roman" w:cs="Times New Roman"/>
                <w:color w:val="auto"/>
              </w:rPr>
              <w:t>130.38095</w:t>
            </w:r>
          </w:p>
        </w:tc>
        <w:tc>
          <w:tcPr>
            <w:tcW w:w="1726" w:type="dxa"/>
          </w:tcPr>
          <w:p w14:paraId="7F64241B" w14:textId="0036C2BA" w:rsidR="00AA1965" w:rsidRPr="005D2900" w:rsidRDefault="004D48FD" w:rsidP="006E0755">
            <w:pPr>
              <w:pStyle w:val="LO-normal"/>
              <w:rPr>
                <w:rFonts w:ascii="Times New Roman" w:hAnsi="Times New Roman" w:cs="Times New Roman"/>
                <w:color w:val="auto"/>
              </w:rPr>
            </w:pPr>
            <w:r w:rsidRPr="005D2900">
              <w:rPr>
                <w:rFonts w:ascii="Times New Roman" w:hAnsi="Times New Roman" w:cs="Times New Roman"/>
                <w:color w:val="auto"/>
              </w:rPr>
              <w:t>15.790029</w:t>
            </w:r>
          </w:p>
        </w:tc>
        <w:tc>
          <w:tcPr>
            <w:tcW w:w="1726" w:type="dxa"/>
          </w:tcPr>
          <w:p w14:paraId="3FCA161F" w14:textId="5FF14F20" w:rsidR="00AA1965" w:rsidRPr="005D2900" w:rsidRDefault="00906B63" w:rsidP="006E0755">
            <w:pPr>
              <w:pStyle w:val="LO-normal"/>
              <w:rPr>
                <w:rFonts w:ascii="Times New Roman" w:hAnsi="Times New Roman" w:cs="Times New Roman"/>
                <w:color w:val="auto"/>
              </w:rPr>
            </w:pPr>
            <w:r w:rsidRPr="005D2900">
              <w:rPr>
                <w:rFonts w:ascii="Times New Roman" w:hAnsi="Times New Roman" w:cs="Times New Roman"/>
                <w:color w:val="auto"/>
              </w:rPr>
              <w:t>244.97188</w:t>
            </w:r>
          </w:p>
        </w:tc>
        <w:tc>
          <w:tcPr>
            <w:tcW w:w="1726" w:type="dxa"/>
          </w:tcPr>
          <w:p w14:paraId="46BF75E8" w14:textId="6A05985A" w:rsidR="00AA1965" w:rsidRPr="005D2900" w:rsidRDefault="00D57E59" w:rsidP="006E0755">
            <w:pPr>
              <w:pStyle w:val="LO-normal"/>
              <w:rPr>
                <w:rFonts w:ascii="Times New Roman" w:hAnsi="Times New Roman" w:cs="Times New Roman"/>
                <w:color w:val="auto"/>
              </w:rPr>
            </w:pPr>
            <w:r w:rsidRPr="005D2900">
              <w:rPr>
                <w:rFonts w:ascii="Times New Roman" w:hAnsi="Times New Roman" w:cs="Times New Roman"/>
                <w:color w:val="auto"/>
              </w:rPr>
              <w:t>0.0213592</w:t>
            </w:r>
          </w:p>
        </w:tc>
      </w:tr>
    </w:tbl>
    <w:p w14:paraId="1F61789E" w14:textId="78DA8290" w:rsidR="004E49AB" w:rsidRPr="005D2900" w:rsidRDefault="004E49AB" w:rsidP="00790D26">
      <w:pPr>
        <w:pStyle w:val="LO-normal"/>
        <w:rPr>
          <w:rFonts w:ascii="Times New Roman" w:hAnsi="Times New Roman" w:cs="Times New Roman"/>
          <w:color w:val="auto"/>
        </w:rPr>
      </w:pPr>
      <w:r w:rsidRPr="005D2900">
        <w:rPr>
          <w:rFonts w:ascii="Times New Roman" w:hAnsi="Times New Roman" w:cs="Times New Roman"/>
          <w:color w:val="auto"/>
        </w:rPr>
        <w:t>In the above data table, the ‘Difference’ is the difference between means of each grouping.</w:t>
      </w:r>
    </w:p>
    <w:p w14:paraId="39C5AEC8" w14:textId="7AEADE5C" w:rsidR="00790D26" w:rsidRPr="005D2900" w:rsidRDefault="00784078" w:rsidP="00790D26">
      <w:pPr>
        <w:pStyle w:val="LO-normal"/>
        <w:rPr>
          <w:rFonts w:ascii="Times New Roman" w:hAnsi="Times New Roman" w:cs="Times New Roman"/>
          <w:color w:val="auto"/>
        </w:rPr>
      </w:pPr>
      <w:r w:rsidRPr="005D2900">
        <w:rPr>
          <w:rFonts w:ascii="Times New Roman" w:hAnsi="Times New Roman" w:cs="Times New Roman"/>
          <w:color w:val="auto"/>
        </w:rPr>
        <w:t>Taking case A</w:t>
      </w:r>
      <w:r w:rsidR="00790D26" w:rsidRPr="005D2900">
        <w:rPr>
          <w:rFonts w:ascii="Times New Roman" w:hAnsi="Times New Roman" w:cs="Times New Roman"/>
          <w:color w:val="auto"/>
        </w:rPr>
        <w:t xml:space="preserve">’s p-value of 0.6503, as this </w:t>
      </w:r>
      <w:r w:rsidR="00C07DC1" w:rsidRPr="005D2900">
        <w:rPr>
          <w:rFonts w:ascii="Times New Roman" w:hAnsi="Times New Roman" w:cs="Times New Roman"/>
          <w:color w:val="auto"/>
        </w:rPr>
        <w:t xml:space="preserve">p-value &gt; 0.05 we can say there is </w:t>
      </w:r>
      <w:r w:rsidR="00817C76" w:rsidRPr="005D2900">
        <w:rPr>
          <w:rFonts w:ascii="Times New Roman" w:hAnsi="Times New Roman" w:cs="Times New Roman"/>
          <w:color w:val="auto"/>
        </w:rPr>
        <w:t>not a statistically significant difference</w:t>
      </w:r>
      <w:r w:rsidR="00E432A0" w:rsidRPr="005D2900">
        <w:rPr>
          <w:rFonts w:ascii="Times New Roman" w:hAnsi="Times New Roman" w:cs="Times New Roman"/>
          <w:color w:val="auto"/>
        </w:rPr>
        <w:t>.</w:t>
      </w:r>
      <w:r w:rsidR="009F416F" w:rsidRPr="005D2900">
        <w:rPr>
          <w:rFonts w:ascii="Times New Roman" w:hAnsi="Times New Roman" w:cs="Times New Roman"/>
          <w:color w:val="auto"/>
        </w:rPr>
        <w:t xml:space="preserve"> The </w:t>
      </w:r>
      <w:r w:rsidR="00DD0FEA" w:rsidRPr="005D2900">
        <w:rPr>
          <w:rFonts w:ascii="Times New Roman" w:hAnsi="Times New Roman" w:cs="Times New Roman"/>
          <w:color w:val="auto"/>
        </w:rPr>
        <w:t>[</w:t>
      </w:r>
      <w:r w:rsidR="009F416F" w:rsidRPr="005D2900">
        <w:rPr>
          <w:rFonts w:ascii="Times New Roman" w:hAnsi="Times New Roman" w:cs="Times New Roman"/>
          <w:color w:val="auto"/>
        </w:rPr>
        <w:t>-133.91</w:t>
      </w:r>
      <w:r w:rsidR="00DD0FEA" w:rsidRPr="005D2900">
        <w:rPr>
          <w:rFonts w:ascii="Times New Roman" w:hAnsi="Times New Roman" w:cs="Times New Roman"/>
          <w:color w:val="auto"/>
        </w:rPr>
        <w:t xml:space="preserve">, </w:t>
      </w:r>
      <w:r w:rsidR="002E2220" w:rsidRPr="005D2900">
        <w:rPr>
          <w:rFonts w:ascii="Times New Roman" w:hAnsi="Times New Roman" w:cs="Times New Roman"/>
          <w:color w:val="auto"/>
        </w:rPr>
        <w:t>61</w:t>
      </w:r>
      <w:r w:rsidR="00DD0FEA" w:rsidRPr="005D2900">
        <w:rPr>
          <w:rFonts w:ascii="Times New Roman" w:hAnsi="Times New Roman" w:cs="Times New Roman"/>
          <w:color w:val="auto"/>
        </w:rPr>
        <w:t>]</w:t>
      </w:r>
      <w:r w:rsidR="002E2220" w:rsidRPr="005D2900">
        <w:rPr>
          <w:rFonts w:ascii="Times New Roman" w:hAnsi="Times New Roman" w:cs="Times New Roman"/>
          <w:color w:val="auto"/>
        </w:rPr>
        <w:t xml:space="preserve"> is a</w:t>
      </w:r>
      <w:r w:rsidR="00DD0FEA" w:rsidRPr="005D2900">
        <w:rPr>
          <w:rFonts w:ascii="Times New Roman" w:hAnsi="Times New Roman" w:cs="Times New Roman"/>
          <w:color w:val="auto"/>
        </w:rPr>
        <w:t xml:space="preserve"> 95% confidence interval </w:t>
      </w:r>
      <w:r w:rsidR="00BD429B" w:rsidRPr="005D2900">
        <w:rPr>
          <w:rFonts w:ascii="Times New Roman" w:hAnsi="Times New Roman" w:cs="Times New Roman"/>
          <w:color w:val="auto"/>
        </w:rPr>
        <w:t xml:space="preserve">for the mean price of rent paid between the two </w:t>
      </w:r>
      <w:r w:rsidR="00885F0B" w:rsidRPr="005D2900">
        <w:rPr>
          <w:rFonts w:ascii="Times New Roman" w:hAnsi="Times New Roman" w:cs="Times New Roman"/>
          <w:color w:val="auto"/>
        </w:rPr>
        <w:t>class of occupants.</w:t>
      </w:r>
      <w:r w:rsidR="00D76483" w:rsidRPr="005D2900">
        <w:rPr>
          <w:rFonts w:ascii="Times New Roman" w:hAnsi="Times New Roman" w:cs="Times New Roman"/>
          <w:color w:val="auto"/>
        </w:rPr>
        <w:t xml:space="preserve"> We acc</w:t>
      </w:r>
      <w:r w:rsidR="00CA0515" w:rsidRPr="005D2900">
        <w:rPr>
          <w:rFonts w:ascii="Times New Roman" w:hAnsi="Times New Roman" w:cs="Times New Roman"/>
          <w:color w:val="auto"/>
        </w:rPr>
        <w:t>ept the null hypothesis.</w:t>
      </w:r>
    </w:p>
    <w:p w14:paraId="1CDB1EB9" w14:textId="02F63A67" w:rsidR="00885F0B" w:rsidRPr="005D2900" w:rsidRDefault="00885F0B" w:rsidP="00790D26">
      <w:pPr>
        <w:pStyle w:val="LO-normal"/>
        <w:rPr>
          <w:rFonts w:ascii="Times New Roman" w:hAnsi="Times New Roman" w:cs="Times New Roman"/>
          <w:color w:val="auto"/>
        </w:rPr>
      </w:pPr>
      <w:r w:rsidRPr="005D2900">
        <w:rPr>
          <w:rFonts w:ascii="Times New Roman" w:hAnsi="Times New Roman" w:cs="Times New Roman"/>
          <w:color w:val="auto"/>
        </w:rPr>
        <w:t xml:space="preserve">When we look at both </w:t>
      </w:r>
      <w:r w:rsidR="0052489D" w:rsidRPr="005D2900">
        <w:rPr>
          <w:rFonts w:ascii="Times New Roman" w:hAnsi="Times New Roman" w:cs="Times New Roman"/>
          <w:color w:val="auto"/>
        </w:rPr>
        <w:t>cases B and C, their p-values are both below 0.05 and as such we can classify the variance in rent paid as statistically different</w:t>
      </w:r>
      <w:r w:rsidR="00D76483" w:rsidRPr="005D2900">
        <w:rPr>
          <w:rFonts w:ascii="Times New Roman" w:hAnsi="Times New Roman" w:cs="Times New Roman"/>
          <w:color w:val="auto"/>
        </w:rPr>
        <w:t>. In these two cases we reject the null hypothesis.</w:t>
      </w:r>
    </w:p>
    <w:p w14:paraId="5FFEED69" w14:textId="212F04A4" w:rsidR="00E96DE8" w:rsidRPr="005D2900" w:rsidRDefault="0052489D" w:rsidP="00790D26">
      <w:pPr>
        <w:pStyle w:val="LO-normal"/>
        <w:rPr>
          <w:rFonts w:ascii="Times New Roman" w:hAnsi="Times New Roman" w:cs="Times New Roman"/>
          <w:color w:val="auto"/>
        </w:rPr>
      </w:pPr>
      <w:r w:rsidRPr="005D2900">
        <w:rPr>
          <w:rFonts w:ascii="Times New Roman" w:hAnsi="Times New Roman" w:cs="Times New Roman"/>
          <w:color w:val="auto"/>
        </w:rPr>
        <w:t xml:space="preserve">In case </w:t>
      </w:r>
      <w:r w:rsidR="00E96DE8" w:rsidRPr="005D2900">
        <w:rPr>
          <w:rFonts w:ascii="Times New Roman" w:hAnsi="Times New Roman" w:cs="Times New Roman"/>
          <w:color w:val="auto"/>
        </w:rPr>
        <w:t>B the given p-value of 0.034 &lt; 0.05</w:t>
      </w:r>
      <w:r w:rsidR="003B059C" w:rsidRPr="005D2900">
        <w:rPr>
          <w:rFonts w:ascii="Times New Roman" w:hAnsi="Times New Roman" w:cs="Times New Roman"/>
          <w:color w:val="auto"/>
        </w:rPr>
        <w:t xml:space="preserve">. [5.59, 182.26] </w:t>
      </w:r>
      <w:r w:rsidR="00483C5D" w:rsidRPr="005D2900">
        <w:rPr>
          <w:rFonts w:ascii="Times New Roman" w:hAnsi="Times New Roman" w:cs="Times New Roman"/>
          <w:color w:val="auto"/>
        </w:rPr>
        <w:t xml:space="preserve">is </w:t>
      </w:r>
      <w:r w:rsidR="00550601" w:rsidRPr="005D2900">
        <w:rPr>
          <w:rFonts w:ascii="Times New Roman" w:hAnsi="Times New Roman" w:cs="Times New Roman"/>
          <w:color w:val="auto"/>
        </w:rPr>
        <w:t>a 95%</w:t>
      </w:r>
      <w:r w:rsidR="00483C5D" w:rsidRPr="005D2900">
        <w:rPr>
          <w:rFonts w:ascii="Times New Roman" w:hAnsi="Times New Roman" w:cs="Times New Roman"/>
          <w:color w:val="auto"/>
        </w:rPr>
        <w:t xml:space="preserve"> confidence interval for the levels of rent paid between single occupants and </w:t>
      </w:r>
      <w:r w:rsidR="00550601" w:rsidRPr="005D2900">
        <w:rPr>
          <w:rFonts w:ascii="Times New Roman" w:hAnsi="Times New Roman" w:cs="Times New Roman"/>
          <w:color w:val="auto"/>
        </w:rPr>
        <w:t>Families.</w:t>
      </w:r>
    </w:p>
    <w:p w14:paraId="23D1CA91" w14:textId="36F03B61" w:rsidR="00CA0515" w:rsidRPr="005D2900" w:rsidRDefault="00CA0515" w:rsidP="00790D26">
      <w:pPr>
        <w:pStyle w:val="LO-normal"/>
        <w:rPr>
          <w:rFonts w:ascii="Times New Roman" w:hAnsi="Times New Roman" w:cs="Times New Roman"/>
          <w:color w:val="auto"/>
        </w:rPr>
      </w:pPr>
      <w:r w:rsidRPr="005D2900">
        <w:rPr>
          <w:rFonts w:ascii="Times New Roman" w:hAnsi="Times New Roman" w:cs="Times New Roman"/>
          <w:color w:val="auto"/>
        </w:rPr>
        <w:t xml:space="preserve">Whilst in </w:t>
      </w:r>
      <w:r w:rsidR="00327233" w:rsidRPr="005D2900">
        <w:rPr>
          <w:rFonts w:ascii="Times New Roman" w:hAnsi="Times New Roman" w:cs="Times New Roman"/>
          <w:color w:val="auto"/>
        </w:rPr>
        <w:t>case C a p-value of 0.021 &lt; 0.05</w:t>
      </w:r>
      <w:r w:rsidR="004D4D7C" w:rsidRPr="005D2900">
        <w:rPr>
          <w:rFonts w:ascii="Times New Roman" w:hAnsi="Times New Roman" w:cs="Times New Roman"/>
          <w:color w:val="auto"/>
        </w:rPr>
        <w:t xml:space="preserve">. [15.80, 244.97] is a 95% confidence interval for </w:t>
      </w:r>
      <w:r w:rsidR="00D62E7D" w:rsidRPr="005D2900">
        <w:rPr>
          <w:rFonts w:ascii="Times New Roman" w:hAnsi="Times New Roman" w:cs="Times New Roman"/>
          <w:color w:val="auto"/>
        </w:rPr>
        <w:t>variance in rent levels paid between single occ</w:t>
      </w:r>
      <w:r w:rsidR="006D0005" w:rsidRPr="005D2900">
        <w:rPr>
          <w:rFonts w:ascii="Times New Roman" w:hAnsi="Times New Roman" w:cs="Times New Roman"/>
          <w:color w:val="auto"/>
        </w:rPr>
        <w:t>upants and those in a house share situation.</w:t>
      </w:r>
    </w:p>
    <w:p w14:paraId="0E6556DD" w14:textId="1BF1C211" w:rsidR="007F0189" w:rsidRPr="005D2900" w:rsidRDefault="0050708A" w:rsidP="006E0755">
      <w:pPr>
        <w:pStyle w:val="LO-normal"/>
        <w:rPr>
          <w:rFonts w:ascii="Times New Roman" w:hAnsi="Times New Roman" w:cs="Times New Roman"/>
          <w:color w:val="auto"/>
        </w:rPr>
      </w:pPr>
      <w:r w:rsidRPr="005D2900">
        <w:rPr>
          <w:rFonts w:ascii="Times New Roman" w:hAnsi="Times New Roman" w:cs="Times New Roman"/>
          <w:color w:val="auto"/>
        </w:rPr>
        <w:t>These results do come with a caveat</w:t>
      </w:r>
      <w:r w:rsidR="00376C4D" w:rsidRPr="005D2900">
        <w:rPr>
          <w:rFonts w:ascii="Times New Roman" w:hAnsi="Times New Roman" w:cs="Times New Roman"/>
          <w:color w:val="auto"/>
        </w:rPr>
        <w:t>,</w:t>
      </w:r>
      <w:r w:rsidRPr="005D2900">
        <w:rPr>
          <w:rFonts w:ascii="Times New Roman" w:hAnsi="Times New Roman" w:cs="Times New Roman"/>
          <w:color w:val="auto"/>
        </w:rPr>
        <w:t xml:space="preserve"> in that </w:t>
      </w:r>
      <w:r w:rsidR="00C63545" w:rsidRPr="005D2900">
        <w:rPr>
          <w:rFonts w:ascii="Times New Roman" w:hAnsi="Times New Roman" w:cs="Times New Roman"/>
          <w:color w:val="auto"/>
        </w:rPr>
        <w:t>for the use of an ANOVA test some assumptions must be made about the dataset</w:t>
      </w:r>
      <w:r w:rsidR="00376C4D" w:rsidRPr="005D2900">
        <w:rPr>
          <w:rFonts w:ascii="Times New Roman" w:hAnsi="Times New Roman" w:cs="Times New Roman"/>
          <w:color w:val="auto"/>
        </w:rPr>
        <w:t>, as previously stated</w:t>
      </w:r>
      <w:r w:rsidR="00C63545" w:rsidRPr="005D2900">
        <w:rPr>
          <w:rFonts w:ascii="Times New Roman" w:hAnsi="Times New Roman" w:cs="Times New Roman"/>
          <w:color w:val="auto"/>
        </w:rPr>
        <w:t xml:space="preserve">. </w:t>
      </w:r>
    </w:p>
    <w:p w14:paraId="085FC02F" w14:textId="6B79691A" w:rsidR="002336A9" w:rsidRPr="005D2900" w:rsidRDefault="002336A9" w:rsidP="002B612F">
      <w:pPr>
        <w:pStyle w:val="LO-normal"/>
        <w:numPr>
          <w:ilvl w:val="0"/>
          <w:numId w:val="16"/>
        </w:numPr>
        <w:rPr>
          <w:rFonts w:ascii="Times New Roman" w:hAnsi="Times New Roman" w:cs="Times New Roman"/>
          <w:color w:val="auto"/>
        </w:rPr>
      </w:pPr>
      <w:r w:rsidRPr="005D2900">
        <w:rPr>
          <w:rFonts w:ascii="Times New Roman" w:hAnsi="Times New Roman" w:cs="Times New Roman"/>
          <w:color w:val="auto"/>
        </w:rPr>
        <w:t>Normality of distribution</w:t>
      </w:r>
      <w:r w:rsidR="00557A12" w:rsidRPr="005D2900">
        <w:rPr>
          <w:rFonts w:ascii="Times New Roman" w:hAnsi="Times New Roman" w:cs="Times New Roman"/>
          <w:color w:val="auto"/>
        </w:rPr>
        <w:t>, as seen previously.</w:t>
      </w:r>
    </w:p>
    <w:p w14:paraId="3CDEF8F3" w14:textId="67CE5464" w:rsidR="002B612F" w:rsidRPr="005D2900" w:rsidRDefault="001E04DF" w:rsidP="002B612F">
      <w:pPr>
        <w:pStyle w:val="LO-normal"/>
        <w:numPr>
          <w:ilvl w:val="0"/>
          <w:numId w:val="16"/>
        </w:numPr>
        <w:rPr>
          <w:rFonts w:ascii="Times New Roman" w:hAnsi="Times New Roman" w:cs="Times New Roman"/>
          <w:color w:val="auto"/>
        </w:rPr>
      </w:pPr>
      <w:r w:rsidRPr="005D2900">
        <w:rPr>
          <w:rFonts w:ascii="Times New Roman" w:hAnsi="Times New Roman" w:cs="Times New Roman"/>
          <w:color w:val="auto"/>
        </w:rPr>
        <w:t>The variance in each sample should be homo</w:t>
      </w:r>
      <w:r w:rsidR="008A1002" w:rsidRPr="005D2900">
        <w:rPr>
          <w:rFonts w:ascii="Times New Roman" w:hAnsi="Times New Roman" w:cs="Times New Roman"/>
          <w:color w:val="auto"/>
        </w:rPr>
        <w:t>scedastic</w:t>
      </w:r>
      <w:r w:rsidR="00067E32" w:rsidRPr="005D2900">
        <w:rPr>
          <w:rFonts w:ascii="Times New Roman" w:hAnsi="Times New Roman" w:cs="Times New Roman"/>
          <w:color w:val="auto"/>
        </w:rPr>
        <w:t xml:space="preserve">. That is, </w:t>
      </w:r>
      <w:r w:rsidR="00557A12" w:rsidRPr="005D2900">
        <w:rPr>
          <w:rFonts w:ascii="Times New Roman" w:hAnsi="Times New Roman" w:cs="Times New Roman"/>
          <w:color w:val="auto"/>
        </w:rPr>
        <w:t>the error term (</w:t>
      </w:r>
      <w:r w:rsidR="00F41455" w:rsidRPr="005D2900">
        <w:rPr>
          <w:rFonts w:ascii="Times New Roman" w:hAnsi="Times New Roman" w:cs="Times New Roman"/>
          <w:color w:val="auto"/>
        </w:rPr>
        <w:t xml:space="preserve">i.e. </w:t>
      </w:r>
      <w:r w:rsidR="00557A12" w:rsidRPr="005D2900">
        <w:rPr>
          <w:rFonts w:ascii="Times New Roman" w:hAnsi="Times New Roman" w:cs="Times New Roman"/>
          <w:color w:val="auto"/>
        </w:rPr>
        <w:t>the “noise” or random disturbance in the relationship between the independent variables and the dependent variable) is the same</w:t>
      </w:r>
      <w:r w:rsidR="00C6031A" w:rsidRPr="005D2900">
        <w:rPr>
          <w:rFonts w:ascii="Times New Roman" w:hAnsi="Times New Roman" w:cs="Times New Roman"/>
          <w:color w:val="auto"/>
        </w:rPr>
        <w:t xml:space="preserve"> </w:t>
      </w:r>
      <w:r w:rsidR="0097279C" w:rsidRPr="005D2900">
        <w:rPr>
          <w:rFonts w:ascii="Times New Roman" w:hAnsi="Times New Roman" w:cs="Times New Roman"/>
          <w:color w:val="auto"/>
        </w:rPr>
        <w:t>finite variance</w:t>
      </w:r>
      <w:r w:rsidR="00557A12" w:rsidRPr="005D2900">
        <w:rPr>
          <w:rFonts w:ascii="Times New Roman" w:hAnsi="Times New Roman" w:cs="Times New Roman"/>
          <w:color w:val="auto"/>
        </w:rPr>
        <w:t xml:space="preserve"> across all values of the independent variables</w:t>
      </w:r>
      <w:r w:rsidR="00E63266" w:rsidRPr="005D2900">
        <w:rPr>
          <w:rFonts w:ascii="Times New Roman" w:hAnsi="Times New Roman" w:cs="Times New Roman"/>
          <w:color w:val="auto"/>
        </w:rPr>
        <w:t>.</w:t>
      </w:r>
    </w:p>
    <w:p w14:paraId="41845015" w14:textId="19A6A358" w:rsidR="00551884" w:rsidRPr="005D2900" w:rsidRDefault="00103170" w:rsidP="00AA4CF2">
      <w:pPr>
        <w:pStyle w:val="LO-normal"/>
        <w:ind w:left="360"/>
        <w:rPr>
          <w:rFonts w:ascii="Times New Roman" w:hAnsi="Times New Roman" w:cs="Times New Roman"/>
          <w:color w:val="auto"/>
        </w:rPr>
      </w:pPr>
      <w:r w:rsidRPr="005D2900">
        <w:rPr>
          <w:rFonts w:ascii="Times New Roman" w:hAnsi="Times New Roman" w:cs="Times New Roman"/>
          <w:color w:val="auto"/>
        </w:rPr>
        <w:t xml:space="preserve">This is one of the reasons the standard deviations are calculated and displayed in the first table. It is also why a </w:t>
      </w:r>
      <w:r w:rsidR="00AA4CF2" w:rsidRPr="005D2900">
        <w:rPr>
          <w:rFonts w:ascii="Times New Roman" w:hAnsi="Times New Roman" w:cs="Times New Roman"/>
          <w:color w:val="auto"/>
        </w:rPr>
        <w:t>box plot is chosen to represent the data visually.</w:t>
      </w:r>
    </w:p>
    <w:p w14:paraId="34628BF3" w14:textId="2762FF57" w:rsidR="00A5403D" w:rsidRDefault="00A5403D" w:rsidP="003736AA">
      <w:pPr>
        <w:pStyle w:val="LO-normal"/>
        <w:jc w:val="center"/>
      </w:pPr>
      <w:r>
        <w:rPr>
          <w:noProof/>
        </w:rPr>
        <w:drawing>
          <wp:inline distT="0" distB="0" distL="0" distR="0" wp14:anchorId="155F75DF" wp14:editId="3DBB45B5">
            <wp:extent cx="4710545" cy="47912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0616" cy="4801478"/>
                    </a:xfrm>
                    <a:prstGeom prst="rect">
                      <a:avLst/>
                    </a:prstGeom>
                  </pic:spPr>
                </pic:pic>
              </a:graphicData>
            </a:graphic>
          </wp:inline>
        </w:drawing>
      </w:r>
    </w:p>
    <w:p w14:paraId="64045C72" w14:textId="675FE525" w:rsidR="00A5403D" w:rsidRPr="005D2900" w:rsidRDefault="00CC310A" w:rsidP="006E0755">
      <w:pPr>
        <w:pStyle w:val="LO-normal"/>
        <w:rPr>
          <w:rFonts w:ascii="Times New Roman" w:hAnsi="Times New Roman" w:cs="Times New Roman"/>
          <w:color w:val="auto"/>
        </w:rPr>
      </w:pPr>
      <w:r w:rsidRPr="005D2900">
        <w:rPr>
          <w:rFonts w:ascii="Times New Roman" w:hAnsi="Times New Roman" w:cs="Times New Roman"/>
          <w:color w:val="auto"/>
        </w:rPr>
        <w:t xml:space="preserve">However, we can use a formal hypothesis test to more accurately gauge </w:t>
      </w:r>
      <w:r w:rsidR="00AB7381" w:rsidRPr="005D2900">
        <w:rPr>
          <w:rFonts w:ascii="Times New Roman" w:hAnsi="Times New Roman" w:cs="Times New Roman"/>
          <w:color w:val="auto"/>
        </w:rPr>
        <w:t xml:space="preserve">the </w:t>
      </w:r>
      <w:r w:rsidR="00C67B75" w:rsidRPr="005D2900">
        <w:rPr>
          <w:rFonts w:ascii="Times New Roman" w:hAnsi="Times New Roman" w:cs="Times New Roman"/>
          <w:color w:val="auto"/>
        </w:rPr>
        <w:t>homoscedastic</w:t>
      </w:r>
      <w:r w:rsidR="00574028" w:rsidRPr="005D2900">
        <w:rPr>
          <w:rFonts w:ascii="Times New Roman" w:hAnsi="Times New Roman" w:cs="Times New Roman"/>
          <w:color w:val="auto"/>
        </w:rPr>
        <w:t>ity of the data</w:t>
      </w:r>
      <w:r w:rsidR="00C67B75" w:rsidRPr="005D2900">
        <w:rPr>
          <w:rFonts w:ascii="Times New Roman" w:hAnsi="Times New Roman" w:cs="Times New Roman"/>
          <w:color w:val="auto"/>
        </w:rPr>
        <w:t xml:space="preserve">. For this we shall use the </w:t>
      </w:r>
      <w:proofErr w:type="spellStart"/>
      <w:r w:rsidR="00C67B75" w:rsidRPr="005D2900">
        <w:rPr>
          <w:rFonts w:ascii="Times New Roman" w:hAnsi="Times New Roman" w:cs="Times New Roman"/>
          <w:color w:val="auto"/>
        </w:rPr>
        <w:t>Levene’s</w:t>
      </w:r>
      <w:proofErr w:type="spellEnd"/>
      <w:r w:rsidR="00C67B75" w:rsidRPr="005D2900">
        <w:rPr>
          <w:rFonts w:ascii="Times New Roman" w:hAnsi="Times New Roman" w:cs="Times New Roman"/>
          <w:color w:val="auto"/>
        </w:rPr>
        <w:t xml:space="preserve"> Test and we set out our hypothesis as follows: </w:t>
      </w:r>
    </w:p>
    <w:p w14:paraId="3717449B" w14:textId="77777777" w:rsidR="00595A11" w:rsidRDefault="00595A11" w:rsidP="00243033">
      <w:pPr>
        <w:pStyle w:val="LO-normal"/>
        <w:rPr>
          <w:ins w:id="138" w:author="Dimitri Saridakis (20083467)" w:date="2020-05-04T20:36:00Z"/>
          <w:rFonts w:ascii="Times New Roman" w:hAnsi="Times New Roman" w:cs="Times New Roman"/>
          <w:color w:val="auto"/>
        </w:rPr>
      </w:pPr>
    </w:p>
    <w:p w14:paraId="5019A7DD" w14:textId="0DD17236" w:rsidR="00243033" w:rsidRPr="005D2900" w:rsidRDefault="00243033" w:rsidP="00243033">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0</w:t>
      </w:r>
      <w:r w:rsidRPr="005D2900">
        <w:rPr>
          <w:rFonts w:ascii="Times New Roman" w:hAnsi="Times New Roman" w:cs="Times New Roman"/>
          <w:color w:val="auto"/>
        </w:rPr>
        <w:t xml:space="preserve">: The </w:t>
      </w:r>
      <w:r w:rsidR="003A777D" w:rsidRPr="005D2900">
        <w:rPr>
          <w:rFonts w:ascii="Times New Roman" w:hAnsi="Times New Roman" w:cs="Times New Roman"/>
          <w:color w:val="auto"/>
        </w:rPr>
        <w:t>variance is same for</w:t>
      </w:r>
      <w:r w:rsidR="00613624" w:rsidRPr="005D2900">
        <w:rPr>
          <w:rFonts w:ascii="Times New Roman" w:hAnsi="Times New Roman" w:cs="Times New Roman"/>
          <w:color w:val="auto"/>
        </w:rPr>
        <w:t xml:space="preserve"> all three groups.</w:t>
      </w:r>
    </w:p>
    <w:p w14:paraId="03499DBC" w14:textId="32D4DB78" w:rsidR="00243033" w:rsidRPr="005D2900" w:rsidRDefault="00243033" w:rsidP="00243033">
      <w:pPr>
        <w:pStyle w:val="LO-normal"/>
        <w:rPr>
          <w:rFonts w:ascii="Times New Roman" w:hAnsi="Times New Roman" w:cs="Times New Roman"/>
          <w:color w:val="auto"/>
        </w:rPr>
      </w:pPr>
      <w:r w:rsidRPr="005D2900">
        <w:rPr>
          <w:rFonts w:ascii="Times New Roman" w:hAnsi="Times New Roman" w:cs="Times New Roman"/>
          <w:color w:val="auto"/>
        </w:rPr>
        <w:t>H</w:t>
      </w:r>
      <w:r w:rsidRPr="005D2900">
        <w:rPr>
          <w:rFonts w:ascii="Times New Roman" w:hAnsi="Times New Roman" w:cs="Times New Roman"/>
          <w:color w:val="auto"/>
          <w:vertAlign w:val="subscript"/>
        </w:rPr>
        <w:t>A</w:t>
      </w:r>
      <w:r w:rsidRPr="005D2900">
        <w:rPr>
          <w:rFonts w:ascii="Times New Roman" w:hAnsi="Times New Roman" w:cs="Times New Roman"/>
          <w:color w:val="auto"/>
        </w:rPr>
        <w:t>: The</w:t>
      </w:r>
      <w:r w:rsidR="000558B8" w:rsidRPr="005D2900">
        <w:rPr>
          <w:rFonts w:ascii="Times New Roman" w:hAnsi="Times New Roman" w:cs="Times New Roman"/>
          <w:color w:val="auto"/>
        </w:rPr>
        <w:t xml:space="preserve"> variance</w:t>
      </w:r>
      <w:r w:rsidR="00EF4856" w:rsidRPr="005D2900">
        <w:rPr>
          <w:rFonts w:ascii="Times New Roman" w:hAnsi="Times New Roman" w:cs="Times New Roman"/>
          <w:color w:val="auto"/>
        </w:rPr>
        <w:t xml:space="preserve"> is </w:t>
      </w:r>
      <w:r w:rsidR="00EF4856" w:rsidRPr="005D2900">
        <w:rPr>
          <w:rFonts w:ascii="Times New Roman" w:hAnsi="Times New Roman" w:cs="Times New Roman"/>
          <w:b/>
          <w:bCs/>
          <w:color w:val="auto"/>
        </w:rPr>
        <w:t xml:space="preserve">not </w:t>
      </w:r>
      <w:r w:rsidR="00EF4856" w:rsidRPr="005D2900">
        <w:rPr>
          <w:rFonts w:ascii="Times New Roman" w:hAnsi="Times New Roman" w:cs="Times New Roman"/>
          <w:color w:val="auto"/>
        </w:rPr>
        <w:t>the same, i.e. it</w:t>
      </w:r>
      <w:r w:rsidR="000558B8" w:rsidRPr="005D2900">
        <w:rPr>
          <w:rFonts w:ascii="Times New Roman" w:hAnsi="Times New Roman" w:cs="Times New Roman"/>
          <w:color w:val="auto"/>
        </w:rPr>
        <w:t xml:space="preserve"> differs between groups.</w:t>
      </w:r>
    </w:p>
    <w:p w14:paraId="2151226D" w14:textId="70E75414" w:rsidR="000558B8" w:rsidRPr="005D2900" w:rsidRDefault="00E51D65" w:rsidP="00243033">
      <w:pPr>
        <w:pStyle w:val="LO-normal"/>
        <w:rPr>
          <w:rFonts w:ascii="Times New Roman" w:hAnsi="Times New Roman" w:cs="Times New Roman"/>
          <w:color w:val="auto"/>
        </w:rPr>
      </w:pPr>
      <w:r w:rsidRPr="005D2900">
        <w:rPr>
          <w:rFonts w:ascii="Times New Roman" w:hAnsi="Times New Roman" w:cs="Times New Roman"/>
          <w:color w:val="auto"/>
        </w:rPr>
        <w:t xml:space="preserve">Running </w:t>
      </w:r>
      <w:proofErr w:type="spellStart"/>
      <w:r w:rsidRPr="005D2900">
        <w:rPr>
          <w:rFonts w:ascii="Times New Roman" w:hAnsi="Times New Roman" w:cs="Times New Roman"/>
          <w:color w:val="auto"/>
        </w:rPr>
        <w:t>Levene’s</w:t>
      </w:r>
      <w:proofErr w:type="spellEnd"/>
      <w:r w:rsidRPr="005D2900">
        <w:rPr>
          <w:rFonts w:ascii="Times New Roman" w:hAnsi="Times New Roman" w:cs="Times New Roman"/>
          <w:color w:val="auto"/>
        </w:rPr>
        <w:t xml:space="preserve"> test on the data</w:t>
      </w:r>
      <w:r w:rsidR="00E049E0" w:rsidRPr="005D2900">
        <w:rPr>
          <w:rFonts w:ascii="Times New Roman" w:hAnsi="Times New Roman" w:cs="Times New Roman"/>
          <w:color w:val="auto"/>
        </w:rPr>
        <w:t xml:space="preserve"> returns a p-value of 0.0054949.</w:t>
      </w:r>
      <w:r w:rsidR="00980E2B" w:rsidRPr="005D2900">
        <w:rPr>
          <w:rFonts w:ascii="Times New Roman" w:hAnsi="Times New Roman" w:cs="Times New Roman"/>
          <w:color w:val="auto"/>
        </w:rPr>
        <w:t xml:space="preserve"> As the p-value </w:t>
      </w:r>
      <w:proofErr w:type="gramStart"/>
      <w:r w:rsidR="00980E2B" w:rsidRPr="005D2900">
        <w:rPr>
          <w:rFonts w:ascii="Times New Roman" w:hAnsi="Times New Roman" w:cs="Times New Roman"/>
          <w:color w:val="auto"/>
        </w:rPr>
        <w:t xml:space="preserve">&lt;  </w:t>
      </w:r>
      <w:r w:rsidR="00832D5B" w:rsidRPr="005D2900">
        <w:rPr>
          <w:rFonts w:ascii="Times New Roman" w:hAnsi="Times New Roman" w:cs="Times New Roman"/>
          <w:color w:val="auto"/>
        </w:rPr>
        <w:t>0.05</w:t>
      </w:r>
      <w:proofErr w:type="gramEnd"/>
      <w:r w:rsidR="00832D5B" w:rsidRPr="005D2900">
        <w:rPr>
          <w:rFonts w:ascii="Times New Roman" w:hAnsi="Times New Roman" w:cs="Times New Roman"/>
          <w:color w:val="auto"/>
        </w:rPr>
        <w:t xml:space="preserve"> we must reject the null hypothesis and</w:t>
      </w:r>
      <w:r w:rsidR="00FB2AB9" w:rsidRPr="005D2900">
        <w:rPr>
          <w:rFonts w:ascii="Times New Roman" w:hAnsi="Times New Roman" w:cs="Times New Roman"/>
          <w:color w:val="auto"/>
        </w:rPr>
        <w:t xml:space="preserve"> </w:t>
      </w:r>
      <w:r w:rsidR="003C05C2" w:rsidRPr="005D2900">
        <w:rPr>
          <w:rFonts w:ascii="Times New Roman" w:hAnsi="Times New Roman" w:cs="Times New Roman"/>
          <w:color w:val="auto"/>
        </w:rPr>
        <w:t xml:space="preserve">even without completing a test to </w:t>
      </w:r>
      <w:r w:rsidR="008D0A93" w:rsidRPr="005D2900">
        <w:rPr>
          <w:rFonts w:ascii="Times New Roman" w:hAnsi="Times New Roman" w:cs="Times New Roman"/>
          <w:color w:val="auto"/>
        </w:rPr>
        <w:t xml:space="preserve">confirm the normality of the distribution </w:t>
      </w:r>
      <w:r w:rsidR="00FE30A5" w:rsidRPr="005D2900">
        <w:rPr>
          <w:rFonts w:ascii="Times New Roman" w:hAnsi="Times New Roman" w:cs="Times New Roman"/>
          <w:color w:val="auto"/>
        </w:rPr>
        <w:t xml:space="preserve">we </w:t>
      </w:r>
      <w:r w:rsidR="005F3AFE" w:rsidRPr="005D2900">
        <w:rPr>
          <w:rFonts w:ascii="Times New Roman" w:hAnsi="Times New Roman" w:cs="Times New Roman"/>
          <w:color w:val="auto"/>
        </w:rPr>
        <w:t xml:space="preserve">cannot </w:t>
      </w:r>
      <w:r w:rsidR="005469F5" w:rsidRPr="005D2900">
        <w:rPr>
          <w:rFonts w:ascii="Times New Roman" w:hAnsi="Times New Roman" w:cs="Times New Roman"/>
          <w:color w:val="auto"/>
        </w:rPr>
        <w:t>report a statistically significant difference.</w:t>
      </w:r>
      <w:r w:rsidR="00FF5600" w:rsidRPr="005D2900">
        <w:rPr>
          <w:rFonts w:ascii="Times New Roman" w:hAnsi="Times New Roman" w:cs="Times New Roman"/>
          <w:color w:val="auto"/>
        </w:rPr>
        <w:t xml:space="preserve"> Since the assumptions of the ANOVA are not met, further</w:t>
      </w:r>
      <w:r w:rsidR="00F639A4" w:rsidRPr="005D2900">
        <w:rPr>
          <w:rFonts w:ascii="Times New Roman" w:hAnsi="Times New Roman" w:cs="Times New Roman"/>
          <w:color w:val="auto"/>
        </w:rPr>
        <w:t xml:space="preserve"> </w:t>
      </w:r>
      <w:del w:id="139" w:author="Dimitri Saridakis (20083467)" w:date="2020-05-04T20:35:00Z">
        <w:r w:rsidR="00F639A4" w:rsidRPr="005D2900" w:rsidDel="00694E21">
          <w:rPr>
            <w:rFonts w:ascii="Times New Roman" w:hAnsi="Times New Roman" w:cs="Times New Roman"/>
            <w:color w:val="auto"/>
          </w:rPr>
          <w:delText>non param</w:delText>
        </w:r>
        <w:r w:rsidR="001F57A4" w:rsidRPr="005D2900" w:rsidDel="00694E21">
          <w:rPr>
            <w:rFonts w:ascii="Times New Roman" w:hAnsi="Times New Roman" w:cs="Times New Roman"/>
            <w:color w:val="auto"/>
          </w:rPr>
          <w:delText>e</w:delText>
        </w:r>
        <w:r w:rsidR="00F639A4" w:rsidRPr="005D2900" w:rsidDel="00694E21">
          <w:rPr>
            <w:rFonts w:ascii="Times New Roman" w:hAnsi="Times New Roman" w:cs="Times New Roman"/>
            <w:color w:val="auto"/>
          </w:rPr>
          <w:delText>tric</w:delText>
        </w:r>
      </w:del>
      <w:ins w:id="140" w:author="Dimitri Saridakis (20083467)" w:date="2020-05-04T20:35:00Z">
        <w:r w:rsidR="00694E21" w:rsidRPr="005D2900">
          <w:rPr>
            <w:rFonts w:ascii="Times New Roman" w:hAnsi="Times New Roman" w:cs="Times New Roman"/>
            <w:color w:val="auto"/>
          </w:rPr>
          <w:t>nonparametric</w:t>
        </w:r>
      </w:ins>
      <w:r w:rsidR="00FF5600" w:rsidRPr="005D2900">
        <w:rPr>
          <w:rFonts w:ascii="Times New Roman" w:hAnsi="Times New Roman" w:cs="Times New Roman"/>
          <w:color w:val="auto"/>
        </w:rPr>
        <w:t xml:space="preserve"> tests can be carried out such as the </w:t>
      </w:r>
      <w:r w:rsidR="00F639A4" w:rsidRPr="005D2900">
        <w:rPr>
          <w:rFonts w:ascii="Times New Roman" w:hAnsi="Times New Roman" w:cs="Times New Roman"/>
          <w:color w:val="auto"/>
        </w:rPr>
        <w:t>Kruskal-Wallis test</w:t>
      </w:r>
      <w:r w:rsidR="001F57A4" w:rsidRPr="005D2900">
        <w:rPr>
          <w:rFonts w:ascii="Times New Roman" w:hAnsi="Times New Roman" w:cs="Times New Roman"/>
          <w:color w:val="auto"/>
        </w:rPr>
        <w:t xml:space="preserve">, but </w:t>
      </w:r>
      <w:r w:rsidR="00BB2D9F" w:rsidRPr="005D2900">
        <w:rPr>
          <w:rFonts w:ascii="Times New Roman" w:hAnsi="Times New Roman" w:cs="Times New Roman"/>
          <w:color w:val="auto"/>
        </w:rPr>
        <w:t xml:space="preserve">these tests are outside of the </w:t>
      </w:r>
      <w:del w:id="141" w:author="Dimitri Saridakis (20083467)" w:date="2020-05-04T20:36:00Z">
        <w:r w:rsidR="00BB2D9F" w:rsidRPr="005D2900" w:rsidDel="00694E21">
          <w:rPr>
            <w:rFonts w:ascii="Times New Roman" w:hAnsi="Times New Roman" w:cs="Times New Roman"/>
            <w:color w:val="auto"/>
          </w:rPr>
          <w:delText xml:space="preserve">remit </w:delText>
        </w:r>
      </w:del>
      <w:ins w:id="142" w:author="Dimitri Saridakis (20083467)" w:date="2020-05-04T20:36:00Z">
        <w:r w:rsidR="00694E21">
          <w:rPr>
            <w:rFonts w:ascii="Times New Roman" w:hAnsi="Times New Roman" w:cs="Times New Roman"/>
            <w:color w:val="auto"/>
          </w:rPr>
          <w:t>scope</w:t>
        </w:r>
        <w:r w:rsidR="00694E21" w:rsidRPr="005D2900">
          <w:rPr>
            <w:rFonts w:ascii="Times New Roman" w:hAnsi="Times New Roman" w:cs="Times New Roman"/>
            <w:color w:val="auto"/>
          </w:rPr>
          <w:t xml:space="preserve"> </w:t>
        </w:r>
      </w:ins>
      <w:r w:rsidR="00BB2D9F" w:rsidRPr="005D2900">
        <w:rPr>
          <w:rFonts w:ascii="Times New Roman" w:hAnsi="Times New Roman" w:cs="Times New Roman"/>
          <w:color w:val="auto"/>
        </w:rPr>
        <w:t>of this report</w:t>
      </w:r>
      <w:r w:rsidR="000F7F61" w:rsidRPr="005D2900">
        <w:rPr>
          <w:rFonts w:ascii="Times New Roman" w:hAnsi="Times New Roman" w:cs="Times New Roman"/>
          <w:color w:val="auto"/>
        </w:rPr>
        <w:t>.</w:t>
      </w:r>
    </w:p>
    <w:p w14:paraId="6DB5EC32" w14:textId="21E81808" w:rsidR="00E600CD" w:rsidRDefault="00E600CD" w:rsidP="00170FAF"/>
    <w:p w14:paraId="5FEEB143" w14:textId="77777777" w:rsidR="00E600CD" w:rsidRDefault="00E600CD" w:rsidP="00170FAF"/>
    <w:p w14:paraId="1BB720E1" w14:textId="77777777" w:rsidR="00714E31" w:rsidRDefault="00714E31">
      <w:pPr>
        <w:rPr>
          <w:ins w:id="143" w:author="Dimitri Saridakis (20083467)" w:date="2020-05-04T20:23:00Z"/>
          <w:rFonts w:asciiTheme="majorHAnsi" w:eastAsiaTheme="majorEastAsia" w:hAnsiTheme="majorHAnsi" w:cstheme="majorBidi"/>
          <w:caps/>
          <w:color w:val="61721F" w:themeColor="accent1" w:themeShade="BF"/>
          <w:sz w:val="24"/>
        </w:rPr>
      </w:pPr>
      <w:ins w:id="144" w:author="Dimitri Saridakis (20083467)" w:date="2020-05-04T20:23:00Z">
        <w:r>
          <w:br w:type="page"/>
        </w:r>
      </w:ins>
    </w:p>
    <w:p w14:paraId="4DC7BFF9" w14:textId="66DBDCEB" w:rsidR="00170FAF" w:rsidRPr="00170FAF" w:rsidRDefault="00170FAF" w:rsidP="00E600CD">
      <w:pPr>
        <w:pStyle w:val="Heading2"/>
      </w:pPr>
      <w:bookmarkStart w:id="145" w:name="_Toc39524990"/>
      <w:r>
        <w:t xml:space="preserve">Q6: </w:t>
      </w:r>
      <w:r w:rsidRPr="003920F1">
        <w:t>Have rents increased from where they were one year ago?</w:t>
      </w:r>
      <w:bookmarkEnd w:id="145"/>
    </w:p>
    <w:p w14:paraId="687215E4" w14:textId="0FB14D77" w:rsidR="00170FAF" w:rsidRPr="005D2900" w:rsidRDefault="00170FAF" w:rsidP="00170FAF">
      <w:pPr>
        <w:pStyle w:val="LO-normal"/>
        <w:rPr>
          <w:rFonts w:ascii="Times New Roman" w:hAnsi="Times New Roman" w:cs="Times New Roman"/>
          <w:color w:val="auto"/>
        </w:rPr>
      </w:pPr>
      <w:r w:rsidRPr="005D2900">
        <w:rPr>
          <w:rFonts w:ascii="Times New Roman" w:hAnsi="Times New Roman" w:cs="Times New Roman"/>
          <w:color w:val="auto"/>
        </w:rPr>
        <w:t>To answer this question, we must compare rent levels as they currently stand with rent levels from one year previous. We will use a clustered alpha-blending histogram to visualise the data. In this Histogram the blue is the value for ‘rent’ (current), the red is the value for ‘</w:t>
      </w:r>
      <w:proofErr w:type="spellStart"/>
      <w:r w:rsidRPr="005D2900">
        <w:rPr>
          <w:rFonts w:ascii="Times New Roman" w:hAnsi="Times New Roman" w:cs="Times New Roman"/>
          <w:color w:val="auto"/>
        </w:rPr>
        <w:t>previousRent</w:t>
      </w:r>
      <w:proofErr w:type="spellEnd"/>
      <w:r w:rsidRPr="005D2900">
        <w:rPr>
          <w:rFonts w:ascii="Times New Roman" w:hAnsi="Times New Roman" w:cs="Times New Roman"/>
          <w:color w:val="auto"/>
        </w:rPr>
        <w:t xml:space="preserve">’ whilst the purple is the overlap of both. Just by looking at the Histogram we can judge that the rent levels have not only not increased but that they </w:t>
      </w:r>
      <w:r w:rsidR="00E600CD" w:rsidRPr="005D2900">
        <w:rPr>
          <w:rFonts w:ascii="Times New Roman" w:hAnsi="Times New Roman" w:cs="Times New Roman"/>
          <w:color w:val="auto"/>
        </w:rPr>
        <w:t xml:space="preserve">appear to </w:t>
      </w:r>
      <w:r w:rsidRPr="005D2900">
        <w:rPr>
          <w:rFonts w:ascii="Times New Roman" w:hAnsi="Times New Roman" w:cs="Times New Roman"/>
          <w:color w:val="auto"/>
        </w:rPr>
        <w:t>have indeed fallen compared to 12 months prior.</w:t>
      </w:r>
      <w:r w:rsidR="00E600CD" w:rsidRPr="005D2900">
        <w:rPr>
          <w:rFonts w:ascii="Times New Roman" w:hAnsi="Times New Roman" w:cs="Times New Roman"/>
          <w:color w:val="auto"/>
        </w:rPr>
        <w:t xml:space="preserve"> Further analysis will reveal more.</w:t>
      </w:r>
    </w:p>
    <w:p w14:paraId="22EB791E" w14:textId="0EAFC3FA" w:rsidR="00170FAF" w:rsidRDefault="00170FAF" w:rsidP="00170FAF">
      <w:r>
        <w:rPr>
          <w:noProof/>
        </w:rPr>
        <w:drawing>
          <wp:inline distT="0" distB="0" distL="0" distR="0" wp14:anchorId="1F6DBBDC" wp14:editId="4EF6F389">
            <wp:extent cx="5839649" cy="57585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300" cy="5765101"/>
                    </a:xfrm>
                    <a:prstGeom prst="rect">
                      <a:avLst/>
                    </a:prstGeom>
                  </pic:spPr>
                </pic:pic>
              </a:graphicData>
            </a:graphic>
          </wp:inline>
        </w:drawing>
      </w:r>
    </w:p>
    <w:p w14:paraId="36DA6A28" w14:textId="77777777" w:rsidR="00E600CD" w:rsidRDefault="00E600CD" w:rsidP="00170FAF">
      <w:pPr>
        <w:pStyle w:val="LO-normal"/>
      </w:pPr>
    </w:p>
    <w:p w14:paraId="21D1A212" w14:textId="77777777" w:rsidR="00E600CD" w:rsidDel="00595A11" w:rsidRDefault="00E600CD" w:rsidP="00170FAF">
      <w:pPr>
        <w:pStyle w:val="LO-normal"/>
        <w:rPr>
          <w:del w:id="146" w:author="Dimitri Saridakis (20083467)" w:date="2020-05-04T20:36:00Z"/>
        </w:rPr>
      </w:pPr>
    </w:p>
    <w:p w14:paraId="69BF2254" w14:textId="77777777" w:rsidR="00E600CD" w:rsidRDefault="00E600CD" w:rsidP="00170FAF">
      <w:pPr>
        <w:pStyle w:val="LO-normal"/>
      </w:pPr>
    </w:p>
    <w:p w14:paraId="477ABF19" w14:textId="0243451D" w:rsidR="00170FAF" w:rsidRPr="00F4714C" w:rsidRDefault="00170FAF" w:rsidP="00170FAF">
      <w:pPr>
        <w:pStyle w:val="LO-normal"/>
        <w:rPr>
          <w:rFonts w:ascii="Times New Roman" w:hAnsi="Times New Roman" w:cs="Times New Roman"/>
          <w:color w:val="auto"/>
        </w:rPr>
      </w:pPr>
      <w:r w:rsidRPr="00F4714C">
        <w:rPr>
          <w:rFonts w:ascii="Times New Roman" w:hAnsi="Times New Roman" w:cs="Times New Roman"/>
          <w:color w:val="auto"/>
        </w:rPr>
        <w:t>Below are some summary statistics for our variables:</w:t>
      </w:r>
    </w:p>
    <w:tbl>
      <w:tblPr>
        <w:tblStyle w:val="TableGrid"/>
        <w:tblW w:w="0" w:type="auto"/>
        <w:tblLook w:val="04A0" w:firstRow="1" w:lastRow="0" w:firstColumn="1" w:lastColumn="0" w:noHBand="0" w:noVBand="1"/>
      </w:tblPr>
      <w:tblGrid>
        <w:gridCol w:w="2213"/>
        <w:gridCol w:w="2121"/>
        <w:gridCol w:w="2163"/>
        <w:gridCol w:w="2133"/>
      </w:tblGrid>
      <w:tr w:rsidR="00170FAF" w:rsidRPr="00F4714C" w14:paraId="3D3FB9C6" w14:textId="77777777" w:rsidTr="00170FAF">
        <w:tc>
          <w:tcPr>
            <w:tcW w:w="2213" w:type="dxa"/>
          </w:tcPr>
          <w:p w14:paraId="4B020044" w14:textId="77777777" w:rsidR="00170FAF" w:rsidRPr="00F4714C" w:rsidRDefault="00170FAF" w:rsidP="00A24BD3">
            <w:pPr>
              <w:pStyle w:val="LO-normal"/>
              <w:rPr>
                <w:rFonts w:ascii="Times New Roman" w:hAnsi="Times New Roman" w:cs="Times New Roman"/>
                <w:color w:val="auto"/>
              </w:rPr>
            </w:pPr>
          </w:p>
        </w:tc>
        <w:tc>
          <w:tcPr>
            <w:tcW w:w="2121" w:type="dxa"/>
          </w:tcPr>
          <w:p w14:paraId="26D116E8"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Mean</w:t>
            </w:r>
          </w:p>
        </w:tc>
        <w:tc>
          <w:tcPr>
            <w:tcW w:w="2163" w:type="dxa"/>
          </w:tcPr>
          <w:p w14:paraId="3E6892D4"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Standard Deviation</w:t>
            </w:r>
          </w:p>
        </w:tc>
        <w:tc>
          <w:tcPr>
            <w:tcW w:w="2133" w:type="dxa"/>
          </w:tcPr>
          <w:p w14:paraId="4CD5B2F8"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Sample Size</w:t>
            </w:r>
          </w:p>
        </w:tc>
      </w:tr>
      <w:tr w:rsidR="00F4714C" w:rsidRPr="00F4714C" w14:paraId="6BA08A39" w14:textId="77777777" w:rsidTr="00170FAF">
        <w:tc>
          <w:tcPr>
            <w:tcW w:w="2213" w:type="dxa"/>
          </w:tcPr>
          <w:p w14:paraId="50C6A710"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Rent(current)</w:t>
            </w:r>
          </w:p>
        </w:tc>
        <w:tc>
          <w:tcPr>
            <w:tcW w:w="2121" w:type="dxa"/>
          </w:tcPr>
          <w:p w14:paraId="7003EB40"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888.25</w:t>
            </w:r>
          </w:p>
        </w:tc>
        <w:tc>
          <w:tcPr>
            <w:tcW w:w="2163" w:type="dxa"/>
          </w:tcPr>
          <w:p w14:paraId="6164D94E"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187.62</w:t>
            </w:r>
          </w:p>
        </w:tc>
        <w:tc>
          <w:tcPr>
            <w:tcW w:w="2133" w:type="dxa"/>
          </w:tcPr>
          <w:p w14:paraId="74F16444"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189</w:t>
            </w:r>
          </w:p>
        </w:tc>
      </w:tr>
      <w:tr w:rsidR="00F4714C" w:rsidRPr="00F4714C" w14:paraId="452BED15" w14:textId="77777777" w:rsidTr="00170FAF">
        <w:tc>
          <w:tcPr>
            <w:tcW w:w="2213" w:type="dxa"/>
          </w:tcPr>
          <w:p w14:paraId="08E3A0ED"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Previous Rent</w:t>
            </w:r>
          </w:p>
        </w:tc>
        <w:tc>
          <w:tcPr>
            <w:tcW w:w="2121" w:type="dxa"/>
          </w:tcPr>
          <w:p w14:paraId="1FA14D16"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986.88</w:t>
            </w:r>
          </w:p>
        </w:tc>
        <w:tc>
          <w:tcPr>
            <w:tcW w:w="2163" w:type="dxa"/>
          </w:tcPr>
          <w:p w14:paraId="0A17062F"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199.19</w:t>
            </w:r>
          </w:p>
        </w:tc>
        <w:tc>
          <w:tcPr>
            <w:tcW w:w="2133" w:type="dxa"/>
          </w:tcPr>
          <w:p w14:paraId="3054ED9A"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189</w:t>
            </w:r>
          </w:p>
        </w:tc>
      </w:tr>
      <w:tr w:rsidR="00170FAF" w:rsidRPr="00F4714C" w14:paraId="60B4342D" w14:textId="77777777" w:rsidTr="00170FAF">
        <w:tc>
          <w:tcPr>
            <w:tcW w:w="2213" w:type="dxa"/>
          </w:tcPr>
          <w:p w14:paraId="41332B0D"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Difference</w:t>
            </w:r>
          </w:p>
        </w:tc>
        <w:tc>
          <w:tcPr>
            <w:tcW w:w="2121" w:type="dxa"/>
          </w:tcPr>
          <w:p w14:paraId="63076531"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-98.62</w:t>
            </w:r>
          </w:p>
        </w:tc>
        <w:tc>
          <w:tcPr>
            <w:tcW w:w="2163" w:type="dxa"/>
          </w:tcPr>
          <w:p w14:paraId="2DC1EFFA"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-11.56</w:t>
            </w:r>
          </w:p>
        </w:tc>
        <w:tc>
          <w:tcPr>
            <w:tcW w:w="2133" w:type="dxa"/>
          </w:tcPr>
          <w:p w14:paraId="0420283C" w14:textId="77777777" w:rsidR="00170FAF" w:rsidRPr="00F4714C" w:rsidRDefault="00170FAF" w:rsidP="00A24BD3">
            <w:pPr>
              <w:pStyle w:val="LO-normal"/>
              <w:rPr>
                <w:rFonts w:ascii="Times New Roman" w:hAnsi="Times New Roman" w:cs="Times New Roman"/>
                <w:color w:val="auto"/>
              </w:rPr>
            </w:pPr>
            <w:r w:rsidRPr="00F4714C">
              <w:rPr>
                <w:rFonts w:ascii="Times New Roman" w:hAnsi="Times New Roman" w:cs="Times New Roman"/>
                <w:color w:val="auto"/>
              </w:rPr>
              <w:t>0</w:t>
            </w:r>
          </w:p>
        </w:tc>
      </w:tr>
    </w:tbl>
    <w:p w14:paraId="7E616D39" w14:textId="01F1A6EF" w:rsidR="00170FAF" w:rsidRDefault="00170FAF" w:rsidP="00170FAF">
      <w:pPr>
        <w:jc w:val="center"/>
      </w:pPr>
      <w:r>
        <w:rPr>
          <w:noProof/>
        </w:rPr>
        <w:drawing>
          <wp:inline distT="0" distB="0" distL="0" distR="0" wp14:anchorId="5D544BAE" wp14:editId="098C029C">
            <wp:extent cx="3988885"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337" cy="3154706"/>
                    </a:xfrm>
                    <a:prstGeom prst="rect">
                      <a:avLst/>
                    </a:prstGeom>
                  </pic:spPr>
                </pic:pic>
              </a:graphicData>
            </a:graphic>
          </wp:inline>
        </w:drawing>
      </w:r>
    </w:p>
    <w:p w14:paraId="2158EA24" w14:textId="51382B78" w:rsidR="00E600CD" w:rsidRPr="00F4714C" w:rsidRDefault="00170FAF" w:rsidP="00170FAF">
      <w:pPr>
        <w:pStyle w:val="LO-normal"/>
        <w:rPr>
          <w:rFonts w:ascii="Times New Roman" w:hAnsi="Times New Roman" w:cs="Times New Roman"/>
          <w:color w:val="auto"/>
        </w:rPr>
      </w:pPr>
      <w:r w:rsidRPr="00F4714C">
        <w:rPr>
          <w:rFonts w:ascii="Times New Roman" w:hAnsi="Times New Roman" w:cs="Times New Roman"/>
          <w:color w:val="auto"/>
        </w:rPr>
        <w:t xml:space="preserve">The correct test to use in this scenario is the paired t test. </w:t>
      </w:r>
      <w:r w:rsidR="00E600CD" w:rsidRPr="00F4714C">
        <w:rPr>
          <w:rFonts w:ascii="Times New Roman" w:hAnsi="Times New Roman" w:cs="Times New Roman"/>
          <w:color w:val="auto"/>
        </w:rPr>
        <w:t>The hypotheses we test are.</w:t>
      </w:r>
    </w:p>
    <w:p w14:paraId="78DC8BA3" w14:textId="258BF217" w:rsidR="00E600CD" w:rsidRPr="00F4714C" w:rsidRDefault="00E600CD" w:rsidP="00E600CD">
      <w:pPr>
        <w:pStyle w:val="LO-normal"/>
        <w:rPr>
          <w:rFonts w:ascii="Times New Roman" w:hAnsi="Times New Roman" w:cs="Times New Roman"/>
          <w:color w:val="auto"/>
        </w:rPr>
      </w:pPr>
      <w:r w:rsidRPr="00F4714C">
        <w:rPr>
          <w:rFonts w:ascii="Times New Roman" w:hAnsi="Times New Roman" w:cs="Times New Roman"/>
          <w:color w:val="auto"/>
        </w:rPr>
        <w:t>H</w:t>
      </w:r>
      <w:r w:rsidRPr="00F4714C">
        <w:rPr>
          <w:rFonts w:ascii="Times New Roman" w:hAnsi="Times New Roman" w:cs="Times New Roman"/>
          <w:color w:val="auto"/>
          <w:vertAlign w:val="subscript"/>
        </w:rPr>
        <w:t>0</w:t>
      </w:r>
      <w:r w:rsidRPr="00F4714C">
        <w:rPr>
          <w:rFonts w:ascii="Times New Roman" w:hAnsi="Times New Roman" w:cs="Times New Roman"/>
          <w:color w:val="auto"/>
        </w:rPr>
        <w:t>: The true mean difference between the two samples is zero (no variation).</w:t>
      </w:r>
    </w:p>
    <w:p w14:paraId="09ED8A3A" w14:textId="5A43233B" w:rsidR="00E600CD" w:rsidRPr="00F4714C" w:rsidRDefault="00E600CD" w:rsidP="00170FAF">
      <w:pPr>
        <w:pStyle w:val="LO-normal"/>
        <w:rPr>
          <w:rFonts w:ascii="Times New Roman" w:hAnsi="Times New Roman" w:cs="Times New Roman"/>
          <w:color w:val="auto"/>
        </w:rPr>
      </w:pPr>
      <w:r w:rsidRPr="00F4714C">
        <w:rPr>
          <w:rFonts w:ascii="Times New Roman" w:hAnsi="Times New Roman" w:cs="Times New Roman"/>
          <w:color w:val="auto"/>
        </w:rPr>
        <w:t>H</w:t>
      </w:r>
      <w:r w:rsidRPr="00F4714C">
        <w:rPr>
          <w:rFonts w:ascii="Times New Roman" w:hAnsi="Times New Roman" w:cs="Times New Roman"/>
          <w:color w:val="auto"/>
          <w:vertAlign w:val="subscript"/>
        </w:rPr>
        <w:t>A</w:t>
      </w:r>
      <w:r w:rsidRPr="00F4714C">
        <w:rPr>
          <w:rFonts w:ascii="Times New Roman" w:hAnsi="Times New Roman" w:cs="Times New Roman"/>
          <w:color w:val="auto"/>
        </w:rPr>
        <w:t xml:space="preserve">: The </w:t>
      </w:r>
      <w:r w:rsidR="00F42499" w:rsidRPr="00F4714C">
        <w:rPr>
          <w:rFonts w:ascii="Times New Roman" w:hAnsi="Times New Roman" w:cs="Times New Roman"/>
          <w:color w:val="auto"/>
        </w:rPr>
        <w:t>true mean difference is</w:t>
      </w:r>
      <w:r w:rsidRPr="00F4714C">
        <w:rPr>
          <w:rFonts w:ascii="Times New Roman" w:hAnsi="Times New Roman" w:cs="Times New Roman"/>
          <w:color w:val="auto"/>
        </w:rPr>
        <w:t xml:space="preserve"> </w:t>
      </w:r>
      <w:r w:rsidRPr="00F4714C">
        <w:rPr>
          <w:rFonts w:ascii="Times New Roman" w:hAnsi="Times New Roman" w:cs="Times New Roman"/>
          <w:b/>
          <w:bCs/>
          <w:color w:val="auto"/>
        </w:rPr>
        <w:t>not</w:t>
      </w:r>
      <w:r w:rsidR="00F42499" w:rsidRPr="00F4714C">
        <w:rPr>
          <w:rFonts w:ascii="Times New Roman" w:hAnsi="Times New Roman" w:cs="Times New Roman"/>
          <w:b/>
          <w:bCs/>
          <w:color w:val="auto"/>
        </w:rPr>
        <w:t xml:space="preserve"> </w:t>
      </w:r>
      <w:r w:rsidR="00F42499" w:rsidRPr="00F4714C">
        <w:rPr>
          <w:rFonts w:ascii="Times New Roman" w:hAnsi="Times New Roman" w:cs="Times New Roman"/>
          <w:color w:val="auto"/>
        </w:rPr>
        <w:t>zero. There is a difference between the two samples.</w:t>
      </w:r>
    </w:p>
    <w:p w14:paraId="21E6ABF6" w14:textId="42AA852E" w:rsidR="00170FAF" w:rsidRPr="00F4714C" w:rsidRDefault="00F42499" w:rsidP="00170FAF">
      <w:pPr>
        <w:pStyle w:val="LO-normal"/>
        <w:rPr>
          <w:rFonts w:ascii="Times New Roman" w:hAnsi="Times New Roman" w:cs="Times New Roman"/>
          <w:color w:val="auto"/>
        </w:rPr>
      </w:pPr>
      <w:r w:rsidRPr="00F4714C">
        <w:rPr>
          <w:rFonts w:ascii="Times New Roman" w:hAnsi="Times New Roman" w:cs="Times New Roman"/>
          <w:color w:val="auto"/>
        </w:rPr>
        <w:t>Generated by r, the</w:t>
      </w:r>
      <w:r w:rsidR="00170FAF" w:rsidRPr="00F4714C">
        <w:rPr>
          <w:rFonts w:ascii="Times New Roman" w:hAnsi="Times New Roman" w:cs="Times New Roman"/>
          <w:color w:val="auto"/>
        </w:rPr>
        <w:t xml:space="preserve"> p-value &lt; 2.2e-16. As the p value is less than </w:t>
      </w:r>
      <w:proofErr w:type="gramStart"/>
      <w:r w:rsidR="00170FAF" w:rsidRPr="00F4714C">
        <w:rPr>
          <w:rFonts w:ascii="Times New Roman" w:hAnsi="Times New Roman" w:cs="Times New Roman"/>
          <w:color w:val="auto"/>
        </w:rPr>
        <w:t>0.05</w:t>
      </w:r>
      <w:proofErr w:type="gramEnd"/>
      <w:r w:rsidR="00170FAF" w:rsidRPr="00F4714C">
        <w:rPr>
          <w:rFonts w:ascii="Times New Roman" w:hAnsi="Times New Roman" w:cs="Times New Roman"/>
          <w:color w:val="auto"/>
        </w:rPr>
        <w:t xml:space="preserve"> we can conclude that there is a statistically significant difference between the two variables. With a 95% confidence interval for rent variation given by [-104.52, -92.73]. This range does not include zero, so we can conclude (with a presumption of normality in our distribution) that there is a statistically significant difference between current rent levels and previous rent levels and a result we can reject the null hypothesis. </w:t>
      </w:r>
    </w:p>
    <w:p w14:paraId="295FB2FE" w14:textId="41310C16" w:rsidR="00170FAF" w:rsidRPr="00F4714C" w:rsidRDefault="00170FAF" w:rsidP="00170FAF">
      <w:pPr>
        <w:pStyle w:val="LO-normal"/>
        <w:rPr>
          <w:rFonts w:ascii="Times New Roman" w:hAnsi="Times New Roman" w:cs="Times New Roman"/>
          <w:color w:val="auto"/>
        </w:rPr>
      </w:pPr>
      <w:r w:rsidRPr="00F4714C">
        <w:rPr>
          <w:rFonts w:ascii="Times New Roman" w:hAnsi="Times New Roman" w:cs="Times New Roman"/>
          <w:color w:val="auto"/>
        </w:rPr>
        <w:t xml:space="preserve">As we made a presumption of normality in using the paired t test, we will now test the variables to confirm that presumption. </w:t>
      </w:r>
      <w:r w:rsidR="00F42499" w:rsidRPr="00F4714C">
        <w:rPr>
          <w:rFonts w:ascii="Times New Roman" w:hAnsi="Times New Roman" w:cs="Times New Roman"/>
          <w:color w:val="auto"/>
        </w:rPr>
        <w:t>W</w:t>
      </w:r>
      <w:r w:rsidRPr="00F4714C">
        <w:rPr>
          <w:rFonts w:ascii="Times New Roman" w:hAnsi="Times New Roman" w:cs="Times New Roman"/>
          <w:color w:val="auto"/>
        </w:rPr>
        <w:t>e have a sample size of over fifty variables in our sample data, we will use the KS test to check for a normal distribution.</w:t>
      </w:r>
    </w:p>
    <w:p w14:paraId="57627DB5" w14:textId="42512C40" w:rsidR="00170FAF" w:rsidRDefault="00170FAF" w:rsidP="00170FAF">
      <w:pPr>
        <w:pStyle w:val="LO-normal"/>
        <w:rPr>
          <w:rFonts w:ascii="Times New Roman" w:hAnsi="Times New Roman" w:cs="Times New Roman"/>
          <w:color w:val="auto"/>
        </w:rPr>
      </w:pPr>
      <w:r w:rsidRPr="00F4714C">
        <w:rPr>
          <w:rFonts w:ascii="Times New Roman" w:hAnsi="Times New Roman" w:cs="Times New Roman"/>
          <w:color w:val="auto"/>
        </w:rPr>
        <w:t xml:space="preserve">Upon running the KS test in r, we get a p value of 2.746e-05. As this value is below </w:t>
      </w:r>
      <w:proofErr w:type="gramStart"/>
      <w:r w:rsidRPr="00F4714C">
        <w:rPr>
          <w:rFonts w:ascii="Times New Roman" w:hAnsi="Times New Roman" w:cs="Times New Roman"/>
          <w:color w:val="auto"/>
        </w:rPr>
        <w:t>0.05</w:t>
      </w:r>
      <w:proofErr w:type="gramEnd"/>
      <w:r w:rsidRPr="00F4714C">
        <w:rPr>
          <w:rFonts w:ascii="Times New Roman" w:hAnsi="Times New Roman" w:cs="Times New Roman"/>
          <w:color w:val="auto"/>
        </w:rPr>
        <w:t xml:space="preserve"> we</w:t>
      </w:r>
      <w:r w:rsidR="00F42499" w:rsidRPr="00F4714C">
        <w:rPr>
          <w:rFonts w:ascii="Times New Roman" w:hAnsi="Times New Roman" w:cs="Times New Roman"/>
          <w:color w:val="auto"/>
        </w:rPr>
        <w:t xml:space="preserve"> reject the hypothesis of normality in the distribution</w:t>
      </w:r>
      <w:r w:rsidRPr="00F4714C">
        <w:rPr>
          <w:rFonts w:ascii="Times New Roman" w:hAnsi="Times New Roman" w:cs="Times New Roman"/>
          <w:color w:val="auto"/>
        </w:rPr>
        <w:t xml:space="preserve">. I further ran the Shapiro-Wilks test on the rent difference which returned a p-value = 0.0008901. This corroborates the </w:t>
      </w:r>
      <w:r w:rsidR="00F42499" w:rsidRPr="00F4714C">
        <w:rPr>
          <w:rFonts w:ascii="Times New Roman" w:hAnsi="Times New Roman" w:cs="Times New Roman"/>
          <w:color w:val="auto"/>
        </w:rPr>
        <w:t>finding in the KS test.</w:t>
      </w:r>
    </w:p>
    <w:p w14:paraId="3F1B7003" w14:textId="658A99B9" w:rsidR="00442B10" w:rsidRPr="00F4714C" w:rsidDel="00714E31" w:rsidRDefault="00442B10" w:rsidP="00170FAF">
      <w:pPr>
        <w:pStyle w:val="LO-normal"/>
        <w:rPr>
          <w:del w:id="147" w:author="Dimitri Saridakis (20083467)" w:date="2020-05-04T20:23:00Z"/>
          <w:rFonts w:ascii="Times New Roman" w:hAnsi="Times New Roman" w:cs="Times New Roman"/>
          <w:color w:val="auto"/>
        </w:rPr>
      </w:pPr>
      <w:r>
        <w:rPr>
          <w:rFonts w:ascii="Times New Roman" w:hAnsi="Times New Roman" w:cs="Times New Roman"/>
          <w:color w:val="auto"/>
        </w:rPr>
        <w:t xml:space="preserve">In conclusion no rents have not increased from </w:t>
      </w:r>
      <w:r w:rsidR="00160CB0">
        <w:rPr>
          <w:rFonts w:ascii="Times New Roman" w:hAnsi="Times New Roman" w:cs="Times New Roman"/>
          <w:color w:val="auto"/>
        </w:rPr>
        <w:t>12 months previous.</w:t>
      </w:r>
    </w:p>
    <w:p w14:paraId="28ADACD7" w14:textId="0953F5B0" w:rsidR="00442B10" w:rsidRDefault="00442B10" w:rsidP="00714E31">
      <w:pPr>
        <w:pStyle w:val="LO-normal"/>
        <w:pPrChange w:id="148" w:author="Dimitri Saridakis (20083467)" w:date="2020-05-04T20:23:00Z">
          <w:pPr/>
        </w:pPrChange>
      </w:pPr>
    </w:p>
    <w:p w14:paraId="6556D742" w14:textId="1D6E6B09" w:rsidR="00C948AB" w:rsidRDefault="00C948AB" w:rsidP="00C948AB">
      <w:pPr>
        <w:pStyle w:val="Heading1"/>
      </w:pPr>
      <w:bookmarkStart w:id="149" w:name="_Toc39524991"/>
      <w:r>
        <w:t>Part B:</w:t>
      </w:r>
      <w:bookmarkEnd w:id="149"/>
    </w:p>
    <w:p w14:paraId="5A20E5EC" w14:textId="04651FC9" w:rsidR="00C948AB" w:rsidRDefault="00A740D0" w:rsidP="00C948AB">
      <w:pPr>
        <w:pStyle w:val="Heading2"/>
      </w:pPr>
      <w:bookmarkStart w:id="150" w:name="_Toc39524992"/>
      <w:r>
        <w:t xml:space="preserve">Q7: </w:t>
      </w:r>
      <w:r w:rsidR="00C948AB">
        <w:t>Simple Regression:</w:t>
      </w:r>
      <w:bookmarkEnd w:id="150"/>
    </w:p>
    <w:p w14:paraId="6749A7D8" w14:textId="55C47BE3" w:rsidR="00C948AB" w:rsidRDefault="007527D1" w:rsidP="00C948AB">
      <w:del w:id="151" w:author="Dimitri Saridakis (20083467)" w:date="2020-05-04T14:33:00Z">
        <w:r w:rsidDel="00936337">
          <w:rPr>
            <w:noProof/>
          </w:rPr>
          <w:drawing>
            <wp:inline distT="0" distB="0" distL="0" distR="0" wp14:anchorId="46BBCDB5" wp14:editId="18418C87">
              <wp:extent cx="6084681" cy="3793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8481" cy="3795435"/>
                      </a:xfrm>
                      <a:prstGeom prst="rect">
                        <a:avLst/>
                      </a:prstGeom>
                    </pic:spPr>
                  </pic:pic>
                </a:graphicData>
              </a:graphic>
            </wp:inline>
          </w:drawing>
        </w:r>
      </w:del>
      <w:ins w:id="152" w:author="Dimitri Saridakis (20083467)" w:date="2020-05-04T14:33:00Z">
        <w:r w:rsidR="00936337">
          <w:rPr>
            <w:noProof/>
          </w:rPr>
          <w:drawing>
            <wp:inline distT="0" distB="0" distL="0" distR="0" wp14:anchorId="6DD1A32E" wp14:editId="2CB33FED">
              <wp:extent cx="5486400" cy="5329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329555"/>
                      </a:xfrm>
                      <a:prstGeom prst="rect">
                        <a:avLst/>
                      </a:prstGeom>
                    </pic:spPr>
                  </pic:pic>
                </a:graphicData>
              </a:graphic>
            </wp:inline>
          </w:drawing>
        </w:r>
      </w:ins>
    </w:p>
    <w:p w14:paraId="2F160346" w14:textId="34866D58" w:rsidR="002C7D9E" w:rsidRPr="00786A95" w:rsidRDefault="00745386" w:rsidP="00D145E8">
      <w:pPr>
        <w:rPr>
          <w:rFonts w:ascii="Times New Roman" w:hAnsi="Times New Roman" w:cs="Times New Roman"/>
          <w:color w:val="auto"/>
        </w:rPr>
      </w:pPr>
      <w:r w:rsidRPr="00786A95">
        <w:rPr>
          <w:rFonts w:ascii="Times New Roman" w:hAnsi="Times New Roman" w:cs="Times New Roman"/>
          <w:color w:val="auto"/>
        </w:rPr>
        <w:t xml:space="preserve">The two values I have chosen to </w:t>
      </w:r>
      <w:r w:rsidR="002A60A5" w:rsidRPr="00786A95">
        <w:rPr>
          <w:rFonts w:ascii="Times New Roman" w:hAnsi="Times New Roman" w:cs="Times New Roman"/>
          <w:color w:val="auto"/>
        </w:rPr>
        <w:t xml:space="preserve">use for my regression model are Rent and Previous </w:t>
      </w:r>
      <w:r w:rsidR="00994F2E">
        <w:rPr>
          <w:rFonts w:ascii="Times New Roman" w:hAnsi="Times New Roman" w:cs="Times New Roman"/>
          <w:color w:val="auto"/>
        </w:rPr>
        <w:t>R</w:t>
      </w:r>
      <w:r w:rsidR="002A60A5" w:rsidRPr="00786A95">
        <w:rPr>
          <w:rFonts w:ascii="Times New Roman" w:hAnsi="Times New Roman" w:cs="Times New Roman"/>
          <w:color w:val="auto"/>
        </w:rPr>
        <w:t>ent as displayed on the above scatter plot. H</w:t>
      </w:r>
      <w:r w:rsidR="00D145E8" w:rsidRPr="00786A95">
        <w:rPr>
          <w:rFonts w:ascii="Times New Roman" w:hAnsi="Times New Roman" w:cs="Times New Roman"/>
          <w:color w:val="auto"/>
        </w:rPr>
        <w:t xml:space="preserve">ere </w:t>
      </w:r>
      <w:r w:rsidR="00FE66A1" w:rsidRPr="00786A95">
        <w:rPr>
          <w:rFonts w:ascii="Times New Roman" w:hAnsi="Times New Roman" w:cs="Times New Roman"/>
          <w:color w:val="auto"/>
        </w:rPr>
        <w:t>the scatter plot suggests a strong</w:t>
      </w:r>
      <w:r w:rsidR="00B83EED" w:rsidRPr="00786A95">
        <w:rPr>
          <w:rFonts w:ascii="Times New Roman" w:hAnsi="Times New Roman" w:cs="Times New Roman"/>
          <w:color w:val="auto"/>
        </w:rPr>
        <w:t xml:space="preserve"> correlational</w:t>
      </w:r>
      <w:r w:rsidR="00FE66A1" w:rsidRPr="00786A95">
        <w:rPr>
          <w:rFonts w:ascii="Times New Roman" w:hAnsi="Times New Roman" w:cs="Times New Roman"/>
          <w:color w:val="auto"/>
        </w:rPr>
        <w:t xml:space="preserve"> relationship. </w:t>
      </w:r>
      <w:r w:rsidR="00FA6F24" w:rsidRPr="00786A95">
        <w:rPr>
          <w:rFonts w:ascii="Times New Roman" w:hAnsi="Times New Roman" w:cs="Times New Roman"/>
          <w:color w:val="auto"/>
        </w:rPr>
        <w:t>Using the cor</w:t>
      </w:r>
      <w:r w:rsidR="007B61BC">
        <w:rPr>
          <w:rFonts w:ascii="Times New Roman" w:hAnsi="Times New Roman" w:cs="Times New Roman"/>
          <w:color w:val="auto"/>
        </w:rPr>
        <w:t>relation</w:t>
      </w:r>
      <w:r w:rsidR="00FA6F24" w:rsidRPr="00786A95">
        <w:rPr>
          <w:rFonts w:ascii="Times New Roman" w:hAnsi="Times New Roman" w:cs="Times New Roman"/>
          <w:color w:val="auto"/>
        </w:rPr>
        <w:t xml:space="preserve"> test in r we get a </w:t>
      </w:r>
      <w:r w:rsidR="00531557" w:rsidRPr="00786A95">
        <w:rPr>
          <w:rFonts w:ascii="Times New Roman" w:hAnsi="Times New Roman" w:cs="Times New Roman"/>
          <w:color w:val="auto"/>
        </w:rPr>
        <w:t xml:space="preserve">r value of 0.98. A value of </w:t>
      </w:r>
      <w:r w:rsidR="006257C4" w:rsidRPr="00786A95">
        <w:rPr>
          <w:rFonts w:ascii="Times New Roman" w:hAnsi="Times New Roman" w:cs="Times New Roman"/>
          <w:color w:val="auto"/>
        </w:rPr>
        <w:t xml:space="preserve">1 would indicate that the data is fully correlated whilst a value of 0 </w:t>
      </w:r>
      <w:r w:rsidR="000278DC" w:rsidRPr="00786A95">
        <w:rPr>
          <w:rFonts w:ascii="Times New Roman" w:hAnsi="Times New Roman" w:cs="Times New Roman"/>
          <w:color w:val="auto"/>
        </w:rPr>
        <w:t>would indicate no correlation</w:t>
      </w:r>
      <w:r w:rsidR="009C362A" w:rsidRPr="00786A95">
        <w:rPr>
          <w:rFonts w:ascii="Times New Roman" w:hAnsi="Times New Roman" w:cs="Times New Roman"/>
          <w:color w:val="auto"/>
        </w:rPr>
        <w:t xml:space="preserve"> (as</w:t>
      </w:r>
      <w:r w:rsidR="000278DC" w:rsidRPr="00786A95">
        <w:rPr>
          <w:rFonts w:ascii="Times New Roman" w:hAnsi="Times New Roman" w:cs="Times New Roman"/>
          <w:color w:val="auto"/>
        </w:rPr>
        <w:t xml:space="preserve"> seen in the correlation</w:t>
      </w:r>
      <w:r w:rsidR="009C362A" w:rsidRPr="00786A95">
        <w:rPr>
          <w:rFonts w:ascii="Times New Roman" w:hAnsi="Times New Roman" w:cs="Times New Roman"/>
          <w:color w:val="auto"/>
        </w:rPr>
        <w:t xml:space="preserve"> between rent and population</w:t>
      </w:r>
      <w:r w:rsidR="000278DC" w:rsidRPr="00786A95">
        <w:rPr>
          <w:rFonts w:ascii="Times New Roman" w:hAnsi="Times New Roman" w:cs="Times New Roman"/>
          <w:color w:val="auto"/>
        </w:rPr>
        <w:t>)</w:t>
      </w:r>
      <w:r w:rsidR="009C362A" w:rsidRPr="00786A95">
        <w:rPr>
          <w:rFonts w:ascii="Times New Roman" w:hAnsi="Times New Roman" w:cs="Times New Roman"/>
          <w:color w:val="auto"/>
        </w:rPr>
        <w:t xml:space="preserve">. </w:t>
      </w:r>
      <w:r w:rsidR="00716314" w:rsidRPr="00786A95">
        <w:rPr>
          <w:rFonts w:ascii="Times New Roman" w:hAnsi="Times New Roman" w:cs="Times New Roman"/>
          <w:color w:val="auto"/>
        </w:rPr>
        <w:t>A</w:t>
      </w:r>
      <w:r w:rsidR="00CE19D8" w:rsidRPr="00786A95">
        <w:rPr>
          <w:rFonts w:ascii="Times New Roman" w:hAnsi="Times New Roman" w:cs="Times New Roman"/>
          <w:color w:val="auto"/>
        </w:rPr>
        <w:t>n r</w:t>
      </w:r>
      <w:r w:rsidR="00CE19D8" w:rsidRPr="00786A95">
        <w:rPr>
          <w:rFonts w:ascii="Times New Roman" w:hAnsi="Times New Roman" w:cs="Times New Roman"/>
          <w:color w:val="auto"/>
          <w:vertAlign w:val="superscript"/>
        </w:rPr>
        <w:t>2</w:t>
      </w:r>
      <w:r w:rsidR="00CE19D8" w:rsidRPr="00786A95">
        <w:rPr>
          <w:rFonts w:ascii="Times New Roman" w:hAnsi="Times New Roman" w:cs="Times New Roman"/>
          <w:color w:val="auto"/>
        </w:rPr>
        <w:t xml:space="preserve"> value of </w:t>
      </w:r>
      <w:r w:rsidR="00681BF0" w:rsidRPr="00786A95">
        <w:rPr>
          <w:rFonts w:ascii="Times New Roman" w:hAnsi="Times New Roman" w:cs="Times New Roman"/>
          <w:color w:val="auto"/>
        </w:rPr>
        <w:t>0.96 corroborates the strong correlation</w:t>
      </w:r>
      <w:r w:rsidR="00AF2BC5">
        <w:rPr>
          <w:rFonts w:ascii="Times New Roman" w:hAnsi="Times New Roman" w:cs="Times New Roman"/>
          <w:color w:val="auto"/>
        </w:rPr>
        <w:t xml:space="preserve"> and indicates that 96% </w:t>
      </w:r>
      <w:r w:rsidR="003C7D98">
        <w:rPr>
          <w:rFonts w:ascii="Times New Roman" w:hAnsi="Times New Roman" w:cs="Times New Roman"/>
          <w:color w:val="auto"/>
        </w:rPr>
        <w:t>o</w:t>
      </w:r>
      <w:r w:rsidR="00AF2BC5">
        <w:rPr>
          <w:rFonts w:ascii="Times New Roman" w:hAnsi="Times New Roman" w:cs="Times New Roman"/>
          <w:color w:val="auto"/>
        </w:rPr>
        <w:t>f the change in rent can be attributed to the previous rent levels.</w:t>
      </w:r>
      <w:r w:rsidR="00681BF0" w:rsidRPr="00786A95">
        <w:rPr>
          <w:rFonts w:ascii="Times New Roman" w:hAnsi="Times New Roman" w:cs="Times New Roman"/>
          <w:color w:val="auto"/>
        </w:rPr>
        <w:t xml:space="preserve"> </w:t>
      </w:r>
    </w:p>
    <w:p w14:paraId="238171E3" w14:textId="1E94FFDE" w:rsidR="00BD5143" w:rsidRPr="00786A95" w:rsidRDefault="00337001" w:rsidP="00D145E8">
      <w:pPr>
        <w:rPr>
          <w:rFonts w:ascii="Times New Roman" w:hAnsi="Times New Roman" w:cs="Times New Roman"/>
          <w:color w:val="auto"/>
        </w:rPr>
      </w:pPr>
      <w:r w:rsidRPr="00786A95">
        <w:rPr>
          <w:rFonts w:ascii="Times New Roman" w:hAnsi="Times New Roman" w:cs="Times New Roman"/>
          <w:color w:val="auto"/>
        </w:rPr>
        <w:t>The equation for regression models comes from the slope of the regression line fitted to the data.</w:t>
      </w:r>
      <w:r w:rsidR="009A476A" w:rsidRPr="00786A95">
        <w:rPr>
          <w:rFonts w:ascii="Times New Roman" w:hAnsi="Times New Roman" w:cs="Times New Roman"/>
          <w:color w:val="auto"/>
        </w:rPr>
        <w:t xml:space="preserve"> The equation of a line is </w:t>
      </w:r>
      <w:r w:rsidR="00947E83" w:rsidRPr="00786A95">
        <w:rPr>
          <w:rFonts w:ascii="Times New Roman" w:hAnsi="Times New Roman" w:cs="Times New Roman"/>
          <w:color w:val="auto"/>
        </w:rPr>
        <w:t xml:space="preserve">given as y = mx + c. In regression models we </w:t>
      </w:r>
      <w:r w:rsidR="006D7E0D" w:rsidRPr="00786A95">
        <w:rPr>
          <w:rFonts w:ascii="Times New Roman" w:hAnsi="Times New Roman" w:cs="Times New Roman"/>
          <w:color w:val="auto"/>
        </w:rPr>
        <w:t xml:space="preserve">will use this formula </w:t>
      </w:r>
      <w:r w:rsidR="00A75218" w:rsidRPr="00786A95">
        <w:rPr>
          <w:rFonts w:ascii="Times New Roman" w:hAnsi="Times New Roman" w:cs="Times New Roman"/>
          <w:color w:val="auto"/>
        </w:rPr>
        <w:t xml:space="preserve">to complete our model. </w:t>
      </w:r>
      <w:r w:rsidR="00456E06" w:rsidRPr="00786A95">
        <w:rPr>
          <w:rFonts w:ascii="Times New Roman" w:hAnsi="Times New Roman" w:cs="Times New Roman"/>
          <w:color w:val="auto"/>
        </w:rPr>
        <w:t xml:space="preserve">The intercept (or ‘a’) </w:t>
      </w:r>
      <w:r w:rsidR="003B7C42" w:rsidRPr="00786A95">
        <w:rPr>
          <w:rFonts w:ascii="Times New Roman" w:hAnsi="Times New Roman" w:cs="Times New Roman"/>
          <w:color w:val="auto"/>
        </w:rPr>
        <w:t xml:space="preserve">will go in place of the </w:t>
      </w:r>
      <w:r w:rsidR="006F0489" w:rsidRPr="00786A95">
        <w:rPr>
          <w:rFonts w:ascii="Times New Roman" w:hAnsi="Times New Roman" w:cs="Times New Roman"/>
          <w:color w:val="auto"/>
        </w:rPr>
        <w:t>‘c’ in the equation of a line formula</w:t>
      </w:r>
      <w:r w:rsidR="00554841" w:rsidRPr="00786A95">
        <w:rPr>
          <w:rFonts w:ascii="Times New Roman" w:hAnsi="Times New Roman" w:cs="Times New Roman"/>
          <w:color w:val="auto"/>
        </w:rPr>
        <w:t xml:space="preserve">, </w:t>
      </w:r>
      <w:r w:rsidR="005849C8" w:rsidRPr="00786A95">
        <w:rPr>
          <w:rFonts w:ascii="Times New Roman" w:hAnsi="Times New Roman" w:cs="Times New Roman"/>
          <w:color w:val="auto"/>
        </w:rPr>
        <w:t xml:space="preserve">whilst the </w:t>
      </w:r>
      <w:r w:rsidR="007B61BC" w:rsidRPr="00786A95">
        <w:rPr>
          <w:rFonts w:ascii="Times New Roman" w:hAnsi="Times New Roman" w:cs="Times New Roman"/>
          <w:color w:val="auto"/>
        </w:rPr>
        <w:t>coefficient</w:t>
      </w:r>
      <w:r w:rsidR="002C2A56" w:rsidRPr="00786A95">
        <w:rPr>
          <w:rFonts w:ascii="Times New Roman" w:hAnsi="Times New Roman" w:cs="Times New Roman"/>
          <w:color w:val="auto"/>
        </w:rPr>
        <w:t xml:space="preserve"> is calculated by taking the range of values and dividing it by the step</w:t>
      </w:r>
      <w:r w:rsidR="00BD5143" w:rsidRPr="00786A95">
        <w:rPr>
          <w:rFonts w:ascii="Times New Roman" w:hAnsi="Times New Roman" w:cs="Times New Roman"/>
          <w:color w:val="auto"/>
        </w:rPr>
        <w:t xml:space="preserve">. Using the </w:t>
      </w:r>
      <w:proofErr w:type="spellStart"/>
      <w:r w:rsidR="00BD5143" w:rsidRPr="00786A95">
        <w:rPr>
          <w:rFonts w:ascii="Times New Roman" w:hAnsi="Times New Roman" w:cs="Times New Roman"/>
          <w:color w:val="auto"/>
        </w:rPr>
        <w:t>lm</w:t>
      </w:r>
      <w:proofErr w:type="spellEnd"/>
      <w:r w:rsidR="00BD5143" w:rsidRPr="00786A95">
        <w:rPr>
          <w:rFonts w:ascii="Times New Roman" w:hAnsi="Times New Roman" w:cs="Times New Roman"/>
          <w:color w:val="auto"/>
        </w:rPr>
        <w:t xml:space="preserve"> function in r gives us back these values</w:t>
      </w:r>
      <w:r w:rsidR="00761B81" w:rsidRPr="00786A95">
        <w:rPr>
          <w:rFonts w:ascii="Times New Roman" w:hAnsi="Times New Roman" w:cs="Times New Roman"/>
          <w:color w:val="auto"/>
        </w:rPr>
        <w:t xml:space="preserve"> for us.</w:t>
      </w:r>
      <w:r w:rsidR="00B23E89" w:rsidRPr="00786A95">
        <w:rPr>
          <w:rFonts w:ascii="Times New Roman" w:hAnsi="Times New Roman" w:cs="Times New Roman"/>
          <w:color w:val="auto"/>
        </w:rPr>
        <w:t xml:space="preserve"> The </w:t>
      </w:r>
      <w:r w:rsidR="00634FBB" w:rsidRPr="00786A95">
        <w:rPr>
          <w:rFonts w:ascii="Times New Roman" w:hAnsi="Times New Roman" w:cs="Times New Roman"/>
          <w:color w:val="auto"/>
        </w:rPr>
        <w:t>regression model is:</w:t>
      </w:r>
    </w:p>
    <w:p w14:paraId="78C2DB91" w14:textId="55009FD2" w:rsidR="00647527" w:rsidRPr="00786A95" w:rsidRDefault="0093414D" w:rsidP="00D145E8">
      <w:pPr>
        <w:rPr>
          <w:rFonts w:ascii="Times New Roman" w:hAnsi="Times New Roman" w:cs="Times New Roman"/>
          <w:color w:val="auto"/>
        </w:rPr>
      </w:pPr>
      <w:r>
        <w:rPr>
          <w:rFonts w:ascii="Times New Roman" w:hAnsi="Times New Roman" w:cs="Times New Roman"/>
          <w:color w:val="auto"/>
        </w:rPr>
        <w:t>rent</w:t>
      </w:r>
      <w:r w:rsidR="00163AC4" w:rsidRPr="00786A95">
        <w:rPr>
          <w:rFonts w:ascii="Times New Roman" w:hAnsi="Times New Roman" w:cs="Times New Roman"/>
          <w:color w:val="auto"/>
        </w:rPr>
        <w:t xml:space="preserve"> </w:t>
      </w:r>
      <w:r w:rsidR="00975B27" w:rsidRPr="00786A95">
        <w:rPr>
          <w:rFonts w:ascii="Times New Roman" w:hAnsi="Times New Roman" w:cs="Times New Roman"/>
          <w:color w:val="auto"/>
        </w:rPr>
        <w:t xml:space="preserve">= </w:t>
      </w:r>
      <w:r w:rsidR="00CE553B" w:rsidRPr="00786A95">
        <w:rPr>
          <w:rFonts w:ascii="Times New Roman" w:hAnsi="Times New Roman" w:cs="Times New Roman"/>
          <w:color w:val="auto"/>
        </w:rPr>
        <w:t>0</w:t>
      </w:r>
      <w:r w:rsidR="00BC4AC3" w:rsidRPr="00786A95">
        <w:rPr>
          <w:rFonts w:ascii="Times New Roman" w:hAnsi="Times New Roman" w:cs="Times New Roman"/>
          <w:color w:val="auto"/>
        </w:rPr>
        <w:t>.92</w:t>
      </w:r>
      <w:r>
        <w:rPr>
          <w:rFonts w:ascii="Times New Roman" w:hAnsi="Times New Roman" w:cs="Times New Roman"/>
          <w:color w:val="auto"/>
        </w:rPr>
        <w:t>previousR</w:t>
      </w:r>
      <w:r w:rsidR="00975B27" w:rsidRPr="00786A95">
        <w:rPr>
          <w:rFonts w:ascii="Times New Roman" w:hAnsi="Times New Roman" w:cs="Times New Roman"/>
          <w:color w:val="auto"/>
        </w:rPr>
        <w:t xml:space="preserve">ent </w:t>
      </w:r>
      <w:r w:rsidR="00BC4AC3" w:rsidRPr="00786A95">
        <w:rPr>
          <w:rFonts w:ascii="Times New Roman" w:hAnsi="Times New Roman" w:cs="Times New Roman"/>
          <w:color w:val="auto"/>
        </w:rPr>
        <w:t>–</w:t>
      </w:r>
      <w:r w:rsidR="00975B27" w:rsidRPr="00786A95">
        <w:rPr>
          <w:rFonts w:ascii="Times New Roman" w:hAnsi="Times New Roman" w:cs="Times New Roman"/>
          <w:color w:val="auto"/>
        </w:rPr>
        <w:t xml:space="preserve"> </w:t>
      </w:r>
      <w:r w:rsidR="00BC4AC3" w:rsidRPr="00786A95">
        <w:rPr>
          <w:rFonts w:ascii="Times New Roman" w:hAnsi="Times New Roman" w:cs="Times New Roman"/>
          <w:color w:val="auto"/>
        </w:rPr>
        <w:t>21.9</w:t>
      </w:r>
      <w:r w:rsidR="00EE7A39" w:rsidRPr="00786A95">
        <w:rPr>
          <w:rFonts w:ascii="Times New Roman" w:hAnsi="Times New Roman" w:cs="Times New Roman"/>
          <w:color w:val="auto"/>
        </w:rPr>
        <w:t>8</w:t>
      </w:r>
    </w:p>
    <w:p w14:paraId="59BC8639" w14:textId="6B5A9A86" w:rsidR="00EC2BC4" w:rsidRPr="00786A95" w:rsidRDefault="00EC2BC4" w:rsidP="00D145E8">
      <w:pPr>
        <w:rPr>
          <w:rFonts w:ascii="Times New Roman" w:hAnsi="Times New Roman" w:cs="Times New Roman"/>
          <w:color w:val="auto"/>
        </w:rPr>
      </w:pPr>
      <w:r w:rsidRPr="00786A95">
        <w:rPr>
          <w:rFonts w:ascii="Times New Roman" w:hAnsi="Times New Roman" w:cs="Times New Roman"/>
          <w:color w:val="auto"/>
        </w:rPr>
        <w:t>The coefficient of rent (0.92)</w:t>
      </w:r>
      <w:r w:rsidR="000B111D" w:rsidRPr="00786A95">
        <w:rPr>
          <w:rFonts w:ascii="Times New Roman" w:hAnsi="Times New Roman" w:cs="Times New Roman"/>
          <w:color w:val="auto"/>
        </w:rPr>
        <w:t xml:space="preserve"> </w:t>
      </w:r>
      <w:r w:rsidR="00381C1D" w:rsidRPr="00786A95">
        <w:rPr>
          <w:rFonts w:ascii="Times New Roman" w:hAnsi="Times New Roman" w:cs="Times New Roman"/>
          <w:color w:val="auto"/>
        </w:rPr>
        <w:t xml:space="preserve">indicates the average effect a unit change of </w:t>
      </w:r>
      <w:r w:rsidR="00B73B63" w:rsidRPr="00786A95">
        <w:rPr>
          <w:rFonts w:ascii="Times New Roman" w:hAnsi="Times New Roman" w:cs="Times New Roman"/>
          <w:color w:val="auto"/>
        </w:rPr>
        <w:t>previous rent will have on current rent levels</w:t>
      </w:r>
      <w:r w:rsidR="00066BEE" w:rsidRPr="00786A95">
        <w:rPr>
          <w:rFonts w:ascii="Times New Roman" w:hAnsi="Times New Roman" w:cs="Times New Roman"/>
          <w:color w:val="auto"/>
        </w:rPr>
        <w:t xml:space="preserve"> per a single unit change in rent.</w:t>
      </w:r>
    </w:p>
    <w:p w14:paraId="185F9F1F" w14:textId="5C1980FE" w:rsidR="000F410C" w:rsidRPr="00786A95" w:rsidRDefault="004D7B02" w:rsidP="00D145E8">
      <w:pPr>
        <w:rPr>
          <w:rFonts w:ascii="Times New Roman" w:hAnsi="Times New Roman" w:cs="Times New Roman"/>
          <w:color w:val="auto"/>
        </w:rPr>
      </w:pPr>
      <w:ins w:id="153" w:author="Dimitri Saridakis (20083467)" w:date="2020-05-01T11:48:00Z">
        <w:r>
          <w:rPr>
            <w:rFonts w:ascii="Times New Roman" w:hAnsi="Times New Roman" w:cs="Times New Roman"/>
            <w:color w:val="auto"/>
          </w:rPr>
          <w:t xml:space="preserve">We will deploy </w:t>
        </w:r>
      </w:ins>
      <w:del w:id="154" w:author="Dimitri Saridakis (20083467)" w:date="2020-05-01T11:48:00Z">
        <w:r w:rsidR="002C7D9E" w:rsidRPr="00786A95" w:rsidDel="004D7B02">
          <w:rPr>
            <w:rFonts w:ascii="Times New Roman" w:hAnsi="Times New Roman" w:cs="Times New Roman"/>
            <w:color w:val="auto"/>
          </w:rPr>
          <w:delText>Calling</w:delText>
        </w:r>
      </w:del>
      <w:del w:id="155" w:author="Dimitri Saridakis (20083467)" w:date="2020-05-01T11:49:00Z">
        <w:r w:rsidR="002C7D9E" w:rsidRPr="00786A95" w:rsidDel="004D7B02">
          <w:rPr>
            <w:rFonts w:ascii="Times New Roman" w:hAnsi="Times New Roman" w:cs="Times New Roman"/>
            <w:color w:val="auto"/>
          </w:rPr>
          <w:delText xml:space="preserve"> </w:delText>
        </w:r>
      </w:del>
      <w:r w:rsidR="002C7D9E" w:rsidRPr="00786A95">
        <w:rPr>
          <w:rFonts w:ascii="Times New Roman" w:hAnsi="Times New Roman" w:cs="Times New Roman"/>
          <w:color w:val="auto"/>
        </w:rPr>
        <w:t>‘summary</w:t>
      </w:r>
      <w:ins w:id="156" w:author="Dimitri Saridakis (20083467)" w:date="2020-05-01T11:51:00Z">
        <w:r w:rsidR="00B45E7D">
          <w:rPr>
            <w:rFonts w:ascii="Times New Roman" w:hAnsi="Times New Roman" w:cs="Times New Roman"/>
            <w:color w:val="auto"/>
          </w:rPr>
          <w:t xml:space="preserve"> </w:t>
        </w:r>
      </w:ins>
      <w:r w:rsidR="00502C41" w:rsidRPr="00786A95">
        <w:rPr>
          <w:rFonts w:ascii="Times New Roman" w:hAnsi="Times New Roman" w:cs="Times New Roman"/>
          <w:color w:val="auto"/>
        </w:rPr>
        <w:t>(</w:t>
      </w:r>
      <w:proofErr w:type="spellStart"/>
      <w:proofErr w:type="gramStart"/>
      <w:ins w:id="157" w:author="Dimitri Saridakis (20083467)" w:date="2020-05-01T11:47:00Z">
        <w:r w:rsidR="002E5288">
          <w:rPr>
            <w:rFonts w:ascii="Times New Roman" w:hAnsi="Times New Roman" w:cs="Times New Roman"/>
            <w:color w:val="auto"/>
          </w:rPr>
          <w:t>lm</w:t>
        </w:r>
        <w:proofErr w:type="spellEnd"/>
        <w:r w:rsidR="002E5288">
          <w:rPr>
            <w:rFonts w:ascii="Times New Roman" w:hAnsi="Times New Roman" w:cs="Times New Roman"/>
            <w:color w:val="auto"/>
          </w:rPr>
          <w:t>(</w:t>
        </w:r>
        <w:proofErr w:type="gramEnd"/>
        <w:r w:rsidR="008164CD">
          <w:rPr>
            <w:rFonts w:ascii="Times New Roman" w:hAnsi="Times New Roman" w:cs="Times New Roman"/>
            <w:color w:val="auto"/>
          </w:rPr>
          <w:t xml:space="preserve">rent </w:t>
        </w:r>
        <w:r w:rsidR="008164CD" w:rsidRPr="008164CD">
          <w:rPr>
            <w:rFonts w:ascii="Times New Roman" w:hAnsi="Times New Roman" w:cs="Times New Roman"/>
            <w:color w:val="auto"/>
          </w:rPr>
          <w:t>~</w:t>
        </w:r>
        <w:r w:rsidR="008164CD">
          <w:rPr>
            <w:rFonts w:ascii="Times New Roman" w:hAnsi="Times New Roman" w:cs="Times New Roman"/>
            <w:color w:val="auto"/>
          </w:rPr>
          <w:t xml:space="preserve"> </w:t>
        </w:r>
      </w:ins>
      <w:proofErr w:type="spellStart"/>
      <w:ins w:id="158" w:author="Dimitri Saridakis (20083467)" w:date="2020-05-01T11:48:00Z">
        <w:r w:rsidR="00DB4102">
          <w:rPr>
            <w:rFonts w:ascii="Times New Roman" w:hAnsi="Times New Roman" w:cs="Times New Roman"/>
            <w:color w:val="auto"/>
          </w:rPr>
          <w:t>previousRent</w:t>
        </w:r>
      </w:ins>
      <w:proofErr w:type="spellEnd"/>
      <w:del w:id="159" w:author="Dimitri Saridakis (20083467)" w:date="2020-05-01T11:47:00Z">
        <w:r w:rsidR="00502C41" w:rsidRPr="00786A95" w:rsidDel="002E5288">
          <w:rPr>
            <w:rFonts w:ascii="Times New Roman" w:hAnsi="Times New Roman" w:cs="Times New Roman"/>
            <w:color w:val="auto"/>
          </w:rPr>
          <w:delText>model</w:delText>
        </w:r>
      </w:del>
      <w:r w:rsidR="00502C41" w:rsidRPr="00786A95">
        <w:rPr>
          <w:rFonts w:ascii="Times New Roman" w:hAnsi="Times New Roman" w:cs="Times New Roman"/>
          <w:color w:val="auto"/>
        </w:rPr>
        <w:t>)’</w:t>
      </w:r>
      <w:ins w:id="160" w:author="Dimitri Saridakis (20083467)" w:date="2020-05-01T11:48:00Z">
        <w:r>
          <w:rPr>
            <w:rFonts w:ascii="Times New Roman" w:hAnsi="Times New Roman" w:cs="Times New Roman"/>
            <w:color w:val="auto"/>
          </w:rPr>
          <w:t xml:space="preserve"> </w:t>
        </w:r>
      </w:ins>
      <w:del w:id="161" w:author="Dimitri Saridakis (20083467)" w:date="2020-05-01T11:49:00Z">
        <w:r w:rsidR="00502C41" w:rsidRPr="00786A95" w:rsidDel="004D7B02">
          <w:rPr>
            <w:rFonts w:ascii="Times New Roman" w:hAnsi="Times New Roman" w:cs="Times New Roman"/>
            <w:color w:val="auto"/>
          </w:rPr>
          <w:delText xml:space="preserve"> </w:delText>
        </w:r>
      </w:del>
      <w:ins w:id="162" w:author="Dimitri Saridakis (20083467)" w:date="2020-05-01T11:51:00Z">
        <w:r w:rsidR="00B45E7D">
          <w:rPr>
            <w:rFonts w:ascii="Times New Roman" w:hAnsi="Times New Roman" w:cs="Times New Roman"/>
            <w:color w:val="auto"/>
          </w:rPr>
          <w:t>to</w:t>
        </w:r>
      </w:ins>
      <w:del w:id="163" w:author="Dimitri Saridakis (20083467)" w:date="2020-05-01T11:51:00Z">
        <w:r w:rsidR="00502C41" w:rsidRPr="00786A95" w:rsidDel="00B45E7D">
          <w:rPr>
            <w:rFonts w:ascii="Times New Roman" w:hAnsi="Times New Roman" w:cs="Times New Roman"/>
            <w:color w:val="auto"/>
          </w:rPr>
          <w:delText>on</w:delText>
        </w:r>
      </w:del>
      <w:r w:rsidR="00502C41" w:rsidRPr="00786A95">
        <w:rPr>
          <w:rFonts w:ascii="Times New Roman" w:hAnsi="Times New Roman" w:cs="Times New Roman"/>
          <w:color w:val="auto"/>
        </w:rPr>
        <w:t xml:space="preserve"> our</w:t>
      </w:r>
      <w:ins w:id="164" w:author="Dimitri Saridakis (20083467)" w:date="2020-05-01T11:49:00Z">
        <w:r>
          <w:rPr>
            <w:rFonts w:ascii="Times New Roman" w:hAnsi="Times New Roman" w:cs="Times New Roman"/>
            <w:color w:val="auto"/>
          </w:rPr>
          <w:t xml:space="preserve"> dataset</w:t>
        </w:r>
        <w:r w:rsidR="0096404B">
          <w:rPr>
            <w:rFonts w:ascii="Times New Roman" w:hAnsi="Times New Roman" w:cs="Times New Roman"/>
            <w:color w:val="auto"/>
          </w:rPr>
          <w:t>. The ‘</w:t>
        </w:r>
      </w:ins>
      <w:proofErr w:type="spellStart"/>
      <w:ins w:id="165" w:author="Dimitri Saridakis (20083467)" w:date="2020-05-01T11:50:00Z">
        <w:r w:rsidR="00425CCC">
          <w:rPr>
            <w:rFonts w:ascii="Times New Roman" w:hAnsi="Times New Roman" w:cs="Times New Roman"/>
            <w:color w:val="auto"/>
          </w:rPr>
          <w:t>previousR</w:t>
        </w:r>
      </w:ins>
      <w:ins w:id="166" w:author="Dimitri Saridakis (20083467)" w:date="2020-05-01T11:49:00Z">
        <w:r w:rsidR="0096404B">
          <w:rPr>
            <w:rFonts w:ascii="Times New Roman" w:hAnsi="Times New Roman" w:cs="Times New Roman"/>
            <w:color w:val="auto"/>
          </w:rPr>
          <w:t>ent</w:t>
        </w:r>
        <w:proofErr w:type="spellEnd"/>
        <w:r w:rsidR="0096404B">
          <w:rPr>
            <w:rFonts w:ascii="Times New Roman" w:hAnsi="Times New Roman" w:cs="Times New Roman"/>
            <w:color w:val="auto"/>
          </w:rPr>
          <w:t xml:space="preserve">’ in this instance is known </w:t>
        </w:r>
      </w:ins>
      <w:ins w:id="167" w:author="Dimitri Saridakis (20083467)" w:date="2020-05-01T11:50:00Z">
        <w:r w:rsidR="00425CCC">
          <w:rPr>
            <w:rFonts w:ascii="Times New Roman" w:hAnsi="Times New Roman" w:cs="Times New Roman"/>
            <w:color w:val="auto"/>
          </w:rPr>
          <w:t>as the predictor</w:t>
        </w:r>
        <w:r w:rsidR="006C2AF4">
          <w:rPr>
            <w:rFonts w:ascii="Times New Roman" w:hAnsi="Times New Roman" w:cs="Times New Roman"/>
            <w:color w:val="auto"/>
          </w:rPr>
          <w:t xml:space="preserve">/ explanatory variable whilst the ‘rent’ variable is </w:t>
        </w:r>
      </w:ins>
      <w:ins w:id="168" w:author="Dimitri Saridakis (20083467)" w:date="2020-05-01T11:51:00Z">
        <w:r w:rsidR="00EF7AD5">
          <w:rPr>
            <w:rFonts w:ascii="Times New Roman" w:hAnsi="Times New Roman" w:cs="Times New Roman"/>
            <w:color w:val="auto"/>
          </w:rPr>
          <w:t xml:space="preserve">known as the target/response variable. </w:t>
        </w:r>
      </w:ins>
      <w:r w:rsidR="00502C41" w:rsidRPr="00786A95">
        <w:rPr>
          <w:rFonts w:ascii="Times New Roman" w:hAnsi="Times New Roman" w:cs="Times New Roman"/>
          <w:color w:val="auto"/>
        </w:rPr>
        <w:t xml:space="preserve"> </w:t>
      </w:r>
      <w:ins w:id="169" w:author="Dimitri Saridakis (20083467)" w:date="2020-05-01T11:52:00Z">
        <w:r w:rsidR="00B45E7D">
          <w:rPr>
            <w:rFonts w:ascii="Times New Roman" w:hAnsi="Times New Roman" w:cs="Times New Roman"/>
            <w:color w:val="auto"/>
          </w:rPr>
          <w:t>This deployment return</w:t>
        </w:r>
        <w:r w:rsidR="009151EB">
          <w:rPr>
            <w:rFonts w:ascii="Times New Roman" w:hAnsi="Times New Roman" w:cs="Times New Roman"/>
            <w:color w:val="auto"/>
          </w:rPr>
          <w:t>s</w:t>
        </w:r>
        <w:r w:rsidR="00B45E7D">
          <w:rPr>
            <w:rFonts w:ascii="Times New Roman" w:hAnsi="Times New Roman" w:cs="Times New Roman"/>
            <w:color w:val="auto"/>
          </w:rPr>
          <w:t xml:space="preserve"> a </w:t>
        </w:r>
      </w:ins>
      <w:del w:id="170" w:author="Dimitri Saridakis (20083467)" w:date="2020-05-01T11:52:00Z">
        <w:r w:rsidR="00502C41" w:rsidRPr="00786A95" w:rsidDel="00B45E7D">
          <w:rPr>
            <w:rFonts w:ascii="Times New Roman" w:hAnsi="Times New Roman" w:cs="Times New Roman"/>
            <w:color w:val="auto"/>
          </w:rPr>
          <w:delText>model</w:delText>
        </w:r>
        <w:r w:rsidR="000F410C" w:rsidRPr="00786A95" w:rsidDel="00B45E7D">
          <w:rPr>
            <w:rFonts w:ascii="Times New Roman" w:hAnsi="Times New Roman" w:cs="Times New Roman"/>
            <w:color w:val="auto"/>
          </w:rPr>
          <w:delText xml:space="preserve"> show</w:delText>
        </w:r>
        <w:r w:rsidR="00502C41" w:rsidRPr="00786A95" w:rsidDel="00B45E7D">
          <w:rPr>
            <w:rFonts w:ascii="Times New Roman" w:hAnsi="Times New Roman" w:cs="Times New Roman"/>
            <w:color w:val="auto"/>
          </w:rPr>
          <w:delText>s</w:delText>
        </w:r>
        <w:r w:rsidR="000F410C" w:rsidRPr="00786A95" w:rsidDel="00B45E7D">
          <w:rPr>
            <w:rFonts w:ascii="Times New Roman" w:hAnsi="Times New Roman" w:cs="Times New Roman"/>
            <w:color w:val="auto"/>
          </w:rPr>
          <w:delText xml:space="preserve"> the</w:delText>
        </w:r>
        <w:r w:rsidR="000F410C" w:rsidRPr="00786A95" w:rsidDel="009151EB">
          <w:rPr>
            <w:rFonts w:ascii="Times New Roman" w:hAnsi="Times New Roman" w:cs="Times New Roman"/>
            <w:color w:val="auto"/>
          </w:rPr>
          <w:delText xml:space="preserve"> </w:delText>
        </w:r>
      </w:del>
      <w:r w:rsidR="000F410C" w:rsidRPr="00786A95">
        <w:rPr>
          <w:rFonts w:ascii="Times New Roman" w:hAnsi="Times New Roman" w:cs="Times New Roman"/>
          <w:color w:val="auto"/>
        </w:rPr>
        <w:t>p-value</w:t>
      </w:r>
      <w:r w:rsidR="00B50059" w:rsidRPr="00786A95">
        <w:rPr>
          <w:rFonts w:ascii="Times New Roman" w:hAnsi="Times New Roman" w:cs="Times New Roman"/>
          <w:color w:val="auto"/>
        </w:rPr>
        <w:t xml:space="preserve">, </w:t>
      </w:r>
      <w:r w:rsidR="00C703F3" w:rsidRPr="00786A95">
        <w:rPr>
          <w:rFonts w:ascii="Times New Roman" w:hAnsi="Times New Roman" w:cs="Times New Roman"/>
          <w:color w:val="auto"/>
        </w:rPr>
        <w:t>of a test if the coefficient were set to zero</w:t>
      </w:r>
      <w:r w:rsidR="00B50059" w:rsidRPr="00786A95">
        <w:rPr>
          <w:rFonts w:ascii="Times New Roman" w:hAnsi="Times New Roman" w:cs="Times New Roman"/>
          <w:color w:val="auto"/>
        </w:rPr>
        <w:t>, is &lt;2</w:t>
      </w:r>
      <w:r w:rsidR="00F26818" w:rsidRPr="00786A95">
        <w:rPr>
          <w:rFonts w:ascii="Times New Roman" w:hAnsi="Times New Roman" w:cs="Times New Roman"/>
          <w:color w:val="auto"/>
        </w:rPr>
        <w:t>.2</w:t>
      </w:r>
      <w:r w:rsidR="00B402EE" w:rsidRPr="00786A95">
        <w:rPr>
          <w:rFonts w:ascii="Times New Roman" w:hAnsi="Times New Roman" w:cs="Times New Roman"/>
          <w:color w:val="auto"/>
        </w:rPr>
        <w:t xml:space="preserve">e-16. Since the p-value is &lt; 0.05 </w:t>
      </w:r>
      <w:r w:rsidR="00CF24FE" w:rsidRPr="00786A95">
        <w:rPr>
          <w:rFonts w:ascii="Times New Roman" w:hAnsi="Times New Roman" w:cs="Times New Roman"/>
          <w:color w:val="auto"/>
        </w:rPr>
        <w:t xml:space="preserve">we can interpret this to conclude that the </w:t>
      </w:r>
      <w:r w:rsidR="00F836A4" w:rsidRPr="00786A95">
        <w:rPr>
          <w:rFonts w:ascii="Times New Roman" w:hAnsi="Times New Roman" w:cs="Times New Roman"/>
          <w:color w:val="auto"/>
        </w:rPr>
        <w:t xml:space="preserve">variables are </w:t>
      </w:r>
      <w:r w:rsidR="00F836A4" w:rsidRPr="00786A95">
        <w:rPr>
          <w:rFonts w:ascii="Times New Roman" w:hAnsi="Times New Roman" w:cs="Times New Roman"/>
          <w:b/>
          <w:bCs/>
          <w:color w:val="auto"/>
        </w:rPr>
        <w:t>not</w:t>
      </w:r>
      <w:r w:rsidR="00F836A4" w:rsidRPr="00786A95">
        <w:rPr>
          <w:rFonts w:ascii="Times New Roman" w:hAnsi="Times New Roman" w:cs="Times New Roman"/>
          <w:color w:val="auto"/>
        </w:rPr>
        <w:t xml:space="preserve"> </w:t>
      </w:r>
      <w:r w:rsidR="004A5C60" w:rsidRPr="00786A95">
        <w:rPr>
          <w:rFonts w:ascii="Times New Roman" w:hAnsi="Times New Roman" w:cs="Times New Roman"/>
          <w:color w:val="auto"/>
        </w:rPr>
        <w:t>independent,</w:t>
      </w:r>
      <w:r w:rsidR="00DE6F6C" w:rsidRPr="00786A95">
        <w:rPr>
          <w:rFonts w:ascii="Times New Roman" w:hAnsi="Times New Roman" w:cs="Times New Roman"/>
          <w:color w:val="auto"/>
        </w:rPr>
        <w:t xml:space="preserve"> and the results are statistically significant.</w:t>
      </w:r>
      <w:r w:rsidR="00305D81" w:rsidRPr="00786A95">
        <w:rPr>
          <w:rFonts w:ascii="Times New Roman" w:hAnsi="Times New Roman" w:cs="Times New Roman"/>
          <w:color w:val="auto"/>
        </w:rPr>
        <w:t xml:space="preserve"> The function </w:t>
      </w:r>
      <w:r w:rsidR="00223EB3" w:rsidRPr="00786A95">
        <w:rPr>
          <w:rFonts w:ascii="Times New Roman" w:hAnsi="Times New Roman" w:cs="Times New Roman"/>
          <w:color w:val="auto"/>
        </w:rPr>
        <w:t>also gives us some other data as follows:</w:t>
      </w:r>
    </w:p>
    <w:tbl>
      <w:tblPr>
        <w:tblStyle w:val="TableGrid"/>
        <w:tblW w:w="0" w:type="auto"/>
        <w:tblLook w:val="04A0" w:firstRow="1" w:lastRow="0" w:firstColumn="1" w:lastColumn="0" w:noHBand="0" w:noVBand="1"/>
      </w:tblPr>
      <w:tblGrid>
        <w:gridCol w:w="1078"/>
        <w:gridCol w:w="1078"/>
        <w:gridCol w:w="1079"/>
        <w:gridCol w:w="1079"/>
        <w:gridCol w:w="926"/>
        <w:gridCol w:w="992"/>
        <w:gridCol w:w="1319"/>
        <w:gridCol w:w="1079"/>
      </w:tblGrid>
      <w:tr w:rsidR="00E74C88" w:rsidRPr="00786A95" w14:paraId="39FB17A1" w14:textId="77777777" w:rsidTr="005262F0">
        <w:tc>
          <w:tcPr>
            <w:tcW w:w="1078" w:type="dxa"/>
            <w:shd w:val="clear" w:color="auto" w:fill="EBD18C" w:themeFill="accent6" w:themeFillTint="99"/>
          </w:tcPr>
          <w:p w14:paraId="1690BD32" w14:textId="566D2FA4" w:rsidR="001C6D5C" w:rsidRPr="00786A95" w:rsidRDefault="0080561E" w:rsidP="00D145E8">
            <w:pPr>
              <w:rPr>
                <w:rFonts w:ascii="Times New Roman" w:hAnsi="Times New Roman" w:cs="Times New Roman"/>
                <w:color w:val="auto"/>
              </w:rPr>
            </w:pPr>
            <w:r w:rsidRPr="00786A95">
              <w:rPr>
                <w:rFonts w:ascii="Times New Roman" w:hAnsi="Times New Roman" w:cs="Times New Roman"/>
                <w:color w:val="auto"/>
              </w:rPr>
              <w:t>Min</w:t>
            </w:r>
          </w:p>
        </w:tc>
        <w:tc>
          <w:tcPr>
            <w:tcW w:w="1078" w:type="dxa"/>
            <w:shd w:val="clear" w:color="auto" w:fill="EBD18C" w:themeFill="accent6" w:themeFillTint="99"/>
          </w:tcPr>
          <w:p w14:paraId="49B6DDC9" w14:textId="6FCD1905" w:rsidR="001C6D5C" w:rsidRPr="00786A95" w:rsidRDefault="00051096" w:rsidP="00D145E8">
            <w:pPr>
              <w:rPr>
                <w:rFonts w:ascii="Times New Roman" w:hAnsi="Times New Roman" w:cs="Times New Roman"/>
                <w:color w:val="auto"/>
              </w:rPr>
            </w:pPr>
            <w:r w:rsidRPr="00786A95">
              <w:rPr>
                <w:rFonts w:ascii="Times New Roman" w:hAnsi="Times New Roman" w:cs="Times New Roman"/>
                <w:color w:val="auto"/>
              </w:rPr>
              <w:t>1Q</w:t>
            </w:r>
          </w:p>
        </w:tc>
        <w:tc>
          <w:tcPr>
            <w:tcW w:w="1079" w:type="dxa"/>
            <w:shd w:val="clear" w:color="auto" w:fill="EBD18C" w:themeFill="accent6" w:themeFillTint="99"/>
          </w:tcPr>
          <w:p w14:paraId="076751D2" w14:textId="1CA97C65" w:rsidR="001C6D5C" w:rsidRPr="00786A95" w:rsidRDefault="00051096" w:rsidP="00D145E8">
            <w:pPr>
              <w:rPr>
                <w:rFonts w:ascii="Times New Roman" w:hAnsi="Times New Roman" w:cs="Times New Roman"/>
                <w:color w:val="auto"/>
              </w:rPr>
            </w:pPr>
            <w:r w:rsidRPr="00786A95">
              <w:rPr>
                <w:rFonts w:ascii="Times New Roman" w:hAnsi="Times New Roman" w:cs="Times New Roman"/>
                <w:color w:val="auto"/>
              </w:rPr>
              <w:t>Median</w:t>
            </w:r>
          </w:p>
        </w:tc>
        <w:tc>
          <w:tcPr>
            <w:tcW w:w="1079" w:type="dxa"/>
            <w:shd w:val="clear" w:color="auto" w:fill="EBD18C" w:themeFill="accent6" w:themeFillTint="99"/>
          </w:tcPr>
          <w:p w14:paraId="21BAAB0D" w14:textId="3EE25724" w:rsidR="001C6D5C" w:rsidRPr="00786A95" w:rsidRDefault="00051096" w:rsidP="00D145E8">
            <w:pPr>
              <w:rPr>
                <w:rFonts w:ascii="Times New Roman" w:hAnsi="Times New Roman" w:cs="Times New Roman"/>
                <w:color w:val="auto"/>
              </w:rPr>
            </w:pPr>
            <w:r w:rsidRPr="00786A95">
              <w:rPr>
                <w:rFonts w:ascii="Times New Roman" w:hAnsi="Times New Roman" w:cs="Times New Roman"/>
                <w:color w:val="auto"/>
              </w:rPr>
              <w:t>3Q</w:t>
            </w:r>
          </w:p>
        </w:tc>
        <w:tc>
          <w:tcPr>
            <w:tcW w:w="926" w:type="dxa"/>
            <w:shd w:val="clear" w:color="auto" w:fill="EBD18C" w:themeFill="accent6" w:themeFillTint="99"/>
          </w:tcPr>
          <w:p w14:paraId="1140C953" w14:textId="43696EA8" w:rsidR="001C6D5C" w:rsidRPr="00786A95" w:rsidRDefault="00051096" w:rsidP="00D145E8">
            <w:pPr>
              <w:rPr>
                <w:rFonts w:ascii="Times New Roman" w:hAnsi="Times New Roman" w:cs="Times New Roman"/>
                <w:color w:val="auto"/>
              </w:rPr>
            </w:pPr>
            <w:r w:rsidRPr="00786A95">
              <w:rPr>
                <w:rFonts w:ascii="Times New Roman" w:hAnsi="Times New Roman" w:cs="Times New Roman"/>
                <w:color w:val="auto"/>
              </w:rPr>
              <w:t>Max</w:t>
            </w:r>
          </w:p>
        </w:tc>
        <w:tc>
          <w:tcPr>
            <w:tcW w:w="992" w:type="dxa"/>
            <w:shd w:val="clear" w:color="auto" w:fill="D47E77" w:themeFill="accent4" w:themeFillTint="99"/>
          </w:tcPr>
          <w:p w14:paraId="7D782015" w14:textId="203B12E7" w:rsidR="001C6D5C" w:rsidRPr="00786A95" w:rsidRDefault="00051096" w:rsidP="00D145E8">
            <w:pPr>
              <w:rPr>
                <w:rFonts w:ascii="Times New Roman" w:hAnsi="Times New Roman" w:cs="Times New Roman"/>
                <w:color w:val="auto"/>
              </w:rPr>
            </w:pPr>
            <w:r w:rsidRPr="00786A95">
              <w:rPr>
                <w:rFonts w:ascii="Times New Roman" w:hAnsi="Times New Roman" w:cs="Times New Roman"/>
                <w:color w:val="auto"/>
              </w:rPr>
              <w:t>Est</w:t>
            </w:r>
            <w:ins w:id="171" w:author="Dimitri Saridakis (20083467)" w:date="2020-05-01T11:43:00Z">
              <w:r w:rsidR="005E4C82">
                <w:rPr>
                  <w:rFonts w:ascii="Times New Roman" w:hAnsi="Times New Roman" w:cs="Times New Roman"/>
                  <w:color w:val="auto"/>
                </w:rPr>
                <w:t>.</w:t>
              </w:r>
            </w:ins>
            <w:r w:rsidRPr="00786A95">
              <w:rPr>
                <w:rFonts w:ascii="Times New Roman" w:hAnsi="Times New Roman" w:cs="Times New Roman"/>
                <w:color w:val="auto"/>
              </w:rPr>
              <w:t xml:space="preserve"> Std.</w:t>
            </w:r>
          </w:p>
        </w:tc>
        <w:tc>
          <w:tcPr>
            <w:tcW w:w="1319" w:type="dxa"/>
            <w:shd w:val="clear" w:color="auto" w:fill="D47E77" w:themeFill="accent4" w:themeFillTint="99"/>
          </w:tcPr>
          <w:p w14:paraId="0473C8E8" w14:textId="6D5B03CD" w:rsidR="001C6D5C" w:rsidRPr="00786A95" w:rsidRDefault="003B6722" w:rsidP="00D145E8">
            <w:pPr>
              <w:rPr>
                <w:rFonts w:ascii="Times New Roman" w:hAnsi="Times New Roman" w:cs="Times New Roman"/>
                <w:color w:val="auto"/>
              </w:rPr>
            </w:pPr>
            <w:r w:rsidRPr="00786A95">
              <w:rPr>
                <w:rFonts w:ascii="Times New Roman" w:hAnsi="Times New Roman" w:cs="Times New Roman"/>
                <w:color w:val="auto"/>
              </w:rPr>
              <w:t>Std. Error</w:t>
            </w:r>
          </w:p>
        </w:tc>
        <w:tc>
          <w:tcPr>
            <w:tcW w:w="1079" w:type="dxa"/>
            <w:shd w:val="clear" w:color="auto" w:fill="D47E77" w:themeFill="accent4" w:themeFillTint="99"/>
          </w:tcPr>
          <w:p w14:paraId="68EF28BF" w14:textId="4B2C6997" w:rsidR="001C6D5C" w:rsidRPr="00786A95" w:rsidRDefault="00DC5AA7" w:rsidP="00D145E8">
            <w:pPr>
              <w:rPr>
                <w:rFonts w:ascii="Times New Roman" w:hAnsi="Times New Roman" w:cs="Times New Roman"/>
                <w:color w:val="auto"/>
              </w:rPr>
            </w:pPr>
            <w:r w:rsidRPr="00786A95">
              <w:rPr>
                <w:rFonts w:ascii="Times New Roman" w:hAnsi="Times New Roman" w:cs="Times New Roman"/>
                <w:color w:val="auto"/>
              </w:rPr>
              <w:t>t-value</w:t>
            </w:r>
          </w:p>
        </w:tc>
      </w:tr>
      <w:tr w:rsidR="004C3686" w:rsidRPr="00786A95" w14:paraId="4B1E3025" w14:textId="77777777" w:rsidTr="005262F0">
        <w:tc>
          <w:tcPr>
            <w:tcW w:w="1078" w:type="dxa"/>
            <w:vMerge w:val="restart"/>
            <w:shd w:val="clear" w:color="auto" w:fill="EBD18C" w:themeFill="accent6" w:themeFillTint="99"/>
          </w:tcPr>
          <w:p w14:paraId="70C65912" w14:textId="222FE59A"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-99.67</w:t>
            </w:r>
          </w:p>
        </w:tc>
        <w:tc>
          <w:tcPr>
            <w:tcW w:w="1078" w:type="dxa"/>
            <w:vMerge w:val="restart"/>
            <w:shd w:val="clear" w:color="auto" w:fill="EBD18C" w:themeFill="accent6" w:themeFillTint="99"/>
          </w:tcPr>
          <w:p w14:paraId="045402BA" w14:textId="72752622"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-27.35</w:t>
            </w:r>
          </w:p>
        </w:tc>
        <w:tc>
          <w:tcPr>
            <w:tcW w:w="1079" w:type="dxa"/>
            <w:vMerge w:val="restart"/>
            <w:shd w:val="clear" w:color="auto" w:fill="EBD18C" w:themeFill="accent6" w:themeFillTint="99"/>
          </w:tcPr>
          <w:p w14:paraId="25F93E5D" w14:textId="218C193F"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1.98</w:t>
            </w:r>
          </w:p>
        </w:tc>
        <w:tc>
          <w:tcPr>
            <w:tcW w:w="1079" w:type="dxa"/>
            <w:vMerge w:val="restart"/>
            <w:shd w:val="clear" w:color="auto" w:fill="EBD18C" w:themeFill="accent6" w:themeFillTint="99"/>
          </w:tcPr>
          <w:p w14:paraId="65DA3061" w14:textId="640455CA"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25.76</w:t>
            </w:r>
          </w:p>
        </w:tc>
        <w:tc>
          <w:tcPr>
            <w:tcW w:w="926" w:type="dxa"/>
            <w:vMerge w:val="restart"/>
            <w:shd w:val="clear" w:color="auto" w:fill="EBD18C" w:themeFill="accent6" w:themeFillTint="99"/>
          </w:tcPr>
          <w:p w14:paraId="7E7ED4B9" w14:textId="247ABDBE"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85.18</w:t>
            </w:r>
          </w:p>
        </w:tc>
        <w:tc>
          <w:tcPr>
            <w:tcW w:w="992" w:type="dxa"/>
            <w:shd w:val="clear" w:color="auto" w:fill="D47E77" w:themeFill="accent4" w:themeFillTint="99"/>
          </w:tcPr>
          <w:p w14:paraId="62B3B517" w14:textId="0BADF688"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-21.98</w:t>
            </w:r>
          </w:p>
        </w:tc>
        <w:tc>
          <w:tcPr>
            <w:tcW w:w="1319" w:type="dxa"/>
            <w:shd w:val="clear" w:color="auto" w:fill="D47E77" w:themeFill="accent4" w:themeFillTint="99"/>
          </w:tcPr>
          <w:p w14:paraId="2337252C" w14:textId="5DECDF3E"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14.07</w:t>
            </w:r>
          </w:p>
        </w:tc>
        <w:tc>
          <w:tcPr>
            <w:tcW w:w="1079" w:type="dxa"/>
            <w:shd w:val="clear" w:color="auto" w:fill="D47E77" w:themeFill="accent4" w:themeFillTint="99"/>
          </w:tcPr>
          <w:p w14:paraId="1599DF74" w14:textId="40AD2330"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-1.56</w:t>
            </w:r>
          </w:p>
        </w:tc>
      </w:tr>
      <w:tr w:rsidR="004C3686" w:rsidRPr="00786A95" w14:paraId="3B57DD5E" w14:textId="77777777" w:rsidTr="005262F0">
        <w:tc>
          <w:tcPr>
            <w:tcW w:w="1078" w:type="dxa"/>
            <w:vMerge/>
            <w:shd w:val="clear" w:color="auto" w:fill="EBD18C" w:themeFill="accent6" w:themeFillTint="99"/>
          </w:tcPr>
          <w:p w14:paraId="33633108" w14:textId="380F8C92" w:rsidR="004C3686" w:rsidRPr="00786A95" w:rsidRDefault="004C3686" w:rsidP="00D145E8">
            <w:pPr>
              <w:rPr>
                <w:rFonts w:ascii="Times New Roman" w:hAnsi="Times New Roman" w:cs="Times New Roman"/>
                <w:color w:val="auto"/>
              </w:rPr>
            </w:pPr>
          </w:p>
        </w:tc>
        <w:tc>
          <w:tcPr>
            <w:tcW w:w="1078" w:type="dxa"/>
            <w:vMerge/>
            <w:shd w:val="clear" w:color="auto" w:fill="EBD18C" w:themeFill="accent6" w:themeFillTint="99"/>
          </w:tcPr>
          <w:p w14:paraId="7F5CD95E" w14:textId="5A8521F7" w:rsidR="004C3686" w:rsidRPr="00786A95" w:rsidRDefault="004C3686" w:rsidP="00D145E8">
            <w:pPr>
              <w:rPr>
                <w:rFonts w:ascii="Times New Roman" w:hAnsi="Times New Roman" w:cs="Times New Roman"/>
                <w:color w:val="auto"/>
              </w:rPr>
            </w:pPr>
          </w:p>
        </w:tc>
        <w:tc>
          <w:tcPr>
            <w:tcW w:w="1079" w:type="dxa"/>
            <w:vMerge/>
            <w:shd w:val="clear" w:color="auto" w:fill="EBD18C" w:themeFill="accent6" w:themeFillTint="99"/>
          </w:tcPr>
          <w:p w14:paraId="280BE6B5" w14:textId="77777777" w:rsidR="004C3686" w:rsidRPr="00786A95" w:rsidRDefault="004C3686" w:rsidP="00D145E8">
            <w:pPr>
              <w:rPr>
                <w:rFonts w:ascii="Times New Roman" w:hAnsi="Times New Roman" w:cs="Times New Roman"/>
                <w:color w:val="auto"/>
              </w:rPr>
            </w:pPr>
          </w:p>
        </w:tc>
        <w:tc>
          <w:tcPr>
            <w:tcW w:w="1079" w:type="dxa"/>
            <w:vMerge/>
            <w:shd w:val="clear" w:color="auto" w:fill="EBD18C" w:themeFill="accent6" w:themeFillTint="99"/>
          </w:tcPr>
          <w:p w14:paraId="6B9E7575" w14:textId="77777777" w:rsidR="004C3686" w:rsidRPr="00786A95" w:rsidRDefault="004C3686" w:rsidP="00D145E8">
            <w:pPr>
              <w:rPr>
                <w:rFonts w:ascii="Times New Roman" w:hAnsi="Times New Roman" w:cs="Times New Roman"/>
                <w:color w:val="auto"/>
              </w:rPr>
            </w:pPr>
          </w:p>
        </w:tc>
        <w:tc>
          <w:tcPr>
            <w:tcW w:w="926" w:type="dxa"/>
            <w:vMerge/>
            <w:shd w:val="clear" w:color="auto" w:fill="EBD18C" w:themeFill="accent6" w:themeFillTint="99"/>
          </w:tcPr>
          <w:p w14:paraId="390D0330" w14:textId="77777777" w:rsidR="004C3686" w:rsidRPr="00786A95" w:rsidRDefault="004C3686" w:rsidP="00D145E8">
            <w:pPr>
              <w:rPr>
                <w:rFonts w:ascii="Times New Roman" w:hAnsi="Times New Roman" w:cs="Times New Roman"/>
                <w:color w:val="auto"/>
              </w:rPr>
            </w:pPr>
          </w:p>
        </w:tc>
        <w:tc>
          <w:tcPr>
            <w:tcW w:w="992" w:type="dxa"/>
            <w:shd w:val="clear" w:color="auto" w:fill="D47E77" w:themeFill="accent4" w:themeFillTint="99"/>
          </w:tcPr>
          <w:p w14:paraId="434021AD" w14:textId="47908439"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0.922</w:t>
            </w:r>
          </w:p>
        </w:tc>
        <w:tc>
          <w:tcPr>
            <w:tcW w:w="1319" w:type="dxa"/>
            <w:shd w:val="clear" w:color="auto" w:fill="D47E77" w:themeFill="accent4" w:themeFillTint="99"/>
          </w:tcPr>
          <w:p w14:paraId="0E58D081" w14:textId="4074F94A" w:rsidR="004C3686" w:rsidRPr="00786A95" w:rsidRDefault="004C3686" w:rsidP="00D145E8">
            <w:pPr>
              <w:rPr>
                <w:rFonts w:ascii="Times New Roman" w:hAnsi="Times New Roman" w:cs="Times New Roman"/>
                <w:color w:val="auto"/>
              </w:rPr>
            </w:pPr>
            <w:r w:rsidRPr="00786A95">
              <w:rPr>
                <w:rFonts w:ascii="Times New Roman" w:hAnsi="Times New Roman" w:cs="Times New Roman"/>
                <w:color w:val="auto"/>
              </w:rPr>
              <w:t>0.014</w:t>
            </w:r>
          </w:p>
        </w:tc>
        <w:tc>
          <w:tcPr>
            <w:tcW w:w="1079" w:type="dxa"/>
            <w:shd w:val="clear" w:color="auto" w:fill="D47E77" w:themeFill="accent4" w:themeFillTint="99"/>
          </w:tcPr>
          <w:p w14:paraId="00439280" w14:textId="0CC4E0AC" w:rsidR="004C3686" w:rsidRPr="00786A95" w:rsidRDefault="006214DA" w:rsidP="00D145E8">
            <w:pPr>
              <w:rPr>
                <w:rFonts w:ascii="Times New Roman" w:hAnsi="Times New Roman" w:cs="Times New Roman"/>
                <w:color w:val="auto"/>
              </w:rPr>
            </w:pPr>
            <w:r w:rsidRPr="00786A95">
              <w:rPr>
                <w:rFonts w:ascii="Times New Roman" w:hAnsi="Times New Roman" w:cs="Times New Roman"/>
                <w:color w:val="auto"/>
              </w:rPr>
              <w:t>65.967</w:t>
            </w:r>
          </w:p>
        </w:tc>
      </w:tr>
    </w:tbl>
    <w:p w14:paraId="64B97234" w14:textId="05EF3DA0" w:rsidR="00D157BC" w:rsidRPr="00786A95" w:rsidRDefault="003B6722" w:rsidP="00D145E8">
      <w:pPr>
        <w:rPr>
          <w:rFonts w:ascii="Times New Roman" w:hAnsi="Times New Roman" w:cs="Times New Roman"/>
          <w:color w:val="auto"/>
        </w:rPr>
      </w:pPr>
      <w:r w:rsidRPr="00786A95">
        <w:rPr>
          <w:rFonts w:ascii="Times New Roman" w:hAnsi="Times New Roman" w:cs="Times New Roman"/>
          <w:color w:val="auto"/>
        </w:rPr>
        <w:t>The</w:t>
      </w:r>
      <w:r w:rsidR="00877A06" w:rsidRPr="00786A95">
        <w:rPr>
          <w:rFonts w:ascii="Times New Roman" w:hAnsi="Times New Roman" w:cs="Times New Roman"/>
          <w:color w:val="auto"/>
        </w:rPr>
        <w:t xml:space="preserve"> values in</w:t>
      </w:r>
      <w:r w:rsidRPr="00786A95">
        <w:rPr>
          <w:rFonts w:ascii="Times New Roman" w:hAnsi="Times New Roman" w:cs="Times New Roman"/>
          <w:color w:val="auto"/>
        </w:rPr>
        <w:t xml:space="preserve"> </w:t>
      </w:r>
      <w:r w:rsidR="002F3EAA" w:rsidRPr="00786A95">
        <w:rPr>
          <w:rFonts w:ascii="Times New Roman" w:hAnsi="Times New Roman" w:cs="Times New Roman"/>
          <w:color w:val="B68C1F" w:themeColor="accent6" w:themeShade="BF"/>
        </w:rPr>
        <w:t xml:space="preserve">gold </w:t>
      </w:r>
      <w:r w:rsidR="00877A06" w:rsidRPr="00786A95">
        <w:rPr>
          <w:rFonts w:ascii="Times New Roman" w:hAnsi="Times New Roman" w:cs="Times New Roman"/>
          <w:color w:val="auto"/>
        </w:rPr>
        <w:t xml:space="preserve">are known as the Residuals, </w:t>
      </w:r>
      <w:r w:rsidR="005E6976" w:rsidRPr="00786A95">
        <w:rPr>
          <w:rFonts w:ascii="Times New Roman" w:hAnsi="Times New Roman" w:cs="Times New Roman"/>
          <w:color w:val="auto"/>
        </w:rPr>
        <w:t xml:space="preserve">these are essentially the difference between </w:t>
      </w:r>
      <w:r w:rsidR="00216020" w:rsidRPr="00786A95">
        <w:rPr>
          <w:rFonts w:ascii="Times New Roman" w:hAnsi="Times New Roman" w:cs="Times New Roman"/>
          <w:color w:val="auto"/>
        </w:rPr>
        <w:t xml:space="preserve">actual observed data and the </w:t>
      </w:r>
      <w:r w:rsidR="00D60958" w:rsidRPr="00786A95">
        <w:rPr>
          <w:rFonts w:ascii="Times New Roman" w:hAnsi="Times New Roman" w:cs="Times New Roman"/>
          <w:color w:val="auto"/>
        </w:rPr>
        <w:t xml:space="preserve">values that our model has predicted. A symmetrical </w:t>
      </w:r>
      <w:r w:rsidR="006912A0" w:rsidRPr="00786A95">
        <w:rPr>
          <w:rFonts w:ascii="Times New Roman" w:hAnsi="Times New Roman" w:cs="Times New Roman"/>
          <w:color w:val="auto"/>
        </w:rPr>
        <w:t>distribution across the median</w:t>
      </w:r>
      <w:r w:rsidR="0095129C" w:rsidRPr="00786A95">
        <w:rPr>
          <w:rFonts w:ascii="Times New Roman" w:hAnsi="Times New Roman" w:cs="Times New Roman"/>
          <w:color w:val="auto"/>
        </w:rPr>
        <w:t xml:space="preserve"> gives us some insight</w:t>
      </w:r>
      <w:r w:rsidR="007B7730" w:rsidRPr="00786A95">
        <w:rPr>
          <w:rFonts w:ascii="Times New Roman" w:hAnsi="Times New Roman" w:cs="Times New Roman"/>
          <w:color w:val="auto"/>
        </w:rPr>
        <w:t xml:space="preserve"> that </w:t>
      </w:r>
      <w:r w:rsidR="001714CE" w:rsidRPr="00786A95">
        <w:rPr>
          <w:rFonts w:ascii="Times New Roman" w:hAnsi="Times New Roman" w:cs="Times New Roman"/>
          <w:color w:val="auto"/>
        </w:rPr>
        <w:t>our data fits our model well.</w:t>
      </w:r>
      <w:r w:rsidR="00835677" w:rsidRPr="00786A95">
        <w:rPr>
          <w:rFonts w:ascii="Times New Roman" w:hAnsi="Times New Roman" w:cs="Times New Roman"/>
          <w:color w:val="auto"/>
        </w:rPr>
        <w:t xml:space="preserve"> 50% of the residual</w:t>
      </w:r>
      <w:r w:rsidR="00125C60" w:rsidRPr="00786A95">
        <w:rPr>
          <w:rFonts w:ascii="Times New Roman" w:hAnsi="Times New Roman" w:cs="Times New Roman"/>
          <w:color w:val="auto"/>
        </w:rPr>
        <w:t xml:space="preserve"> values</w:t>
      </w:r>
      <w:r w:rsidR="00835677" w:rsidRPr="00786A95">
        <w:rPr>
          <w:rFonts w:ascii="Times New Roman" w:hAnsi="Times New Roman" w:cs="Times New Roman"/>
          <w:color w:val="auto"/>
        </w:rPr>
        <w:t xml:space="preserve"> are</w:t>
      </w:r>
      <w:r w:rsidR="00357F1E" w:rsidRPr="00786A95">
        <w:rPr>
          <w:rFonts w:ascii="Times New Roman" w:hAnsi="Times New Roman" w:cs="Times New Roman"/>
          <w:color w:val="auto"/>
        </w:rPr>
        <w:t xml:space="preserve"> within</w:t>
      </w:r>
      <w:r w:rsidR="00835677" w:rsidRPr="00786A95">
        <w:rPr>
          <w:rFonts w:ascii="Times New Roman" w:hAnsi="Times New Roman" w:cs="Times New Roman"/>
          <w:color w:val="auto"/>
        </w:rPr>
        <w:t xml:space="preserve"> </w:t>
      </w:r>
      <w:r w:rsidR="00125C60" w:rsidRPr="00786A95">
        <w:rPr>
          <w:rFonts w:ascii="Times New Roman" w:hAnsi="Times New Roman" w:cs="Times New Roman"/>
          <w:color w:val="auto"/>
        </w:rPr>
        <w:t>+- 28</w:t>
      </w:r>
      <w:r w:rsidR="0067712C" w:rsidRPr="00786A95">
        <w:rPr>
          <w:rFonts w:ascii="Times New Roman" w:hAnsi="Times New Roman" w:cs="Times New Roman"/>
          <w:color w:val="auto"/>
        </w:rPr>
        <w:t xml:space="preserve"> of the median</w:t>
      </w:r>
      <w:r w:rsidR="00B462FF" w:rsidRPr="00786A95">
        <w:rPr>
          <w:rFonts w:ascii="Times New Roman" w:hAnsi="Times New Roman" w:cs="Times New Roman"/>
          <w:color w:val="auto"/>
        </w:rPr>
        <w:t>. Further tests of normality could be carried out using</w:t>
      </w:r>
      <w:r w:rsidR="007C5B4E" w:rsidRPr="00786A95">
        <w:rPr>
          <w:rFonts w:ascii="Times New Roman" w:hAnsi="Times New Roman" w:cs="Times New Roman"/>
          <w:color w:val="auto"/>
        </w:rPr>
        <w:t xml:space="preserve"> the residuals to check for normality of the distribution for confirmation.</w:t>
      </w:r>
    </w:p>
    <w:p w14:paraId="1E4D8137" w14:textId="7A61A0F2" w:rsidR="00D907DE" w:rsidRDefault="00D907DE" w:rsidP="00D145E8">
      <w:pPr>
        <w:rPr>
          <w:ins w:id="172" w:author="Dimitri Saridakis (20083467)" w:date="2020-05-01T11:42:00Z"/>
          <w:rFonts w:ascii="Times New Roman" w:hAnsi="Times New Roman" w:cs="Times New Roman"/>
          <w:color w:val="auto"/>
        </w:rPr>
      </w:pPr>
      <w:r w:rsidRPr="00786A95">
        <w:rPr>
          <w:rFonts w:ascii="Times New Roman" w:hAnsi="Times New Roman" w:cs="Times New Roman"/>
          <w:color w:val="auto"/>
        </w:rPr>
        <w:t>The</w:t>
      </w:r>
      <w:r w:rsidR="006E7838" w:rsidRPr="00786A95">
        <w:rPr>
          <w:rFonts w:ascii="Times New Roman" w:hAnsi="Times New Roman" w:cs="Times New Roman"/>
          <w:color w:val="auto"/>
        </w:rPr>
        <w:t xml:space="preserve"> values in</w:t>
      </w:r>
      <w:r w:rsidRPr="00786A95">
        <w:rPr>
          <w:rFonts w:ascii="Times New Roman" w:hAnsi="Times New Roman" w:cs="Times New Roman"/>
          <w:color w:val="auto"/>
        </w:rPr>
        <w:t xml:space="preserve"> </w:t>
      </w:r>
      <w:r w:rsidR="005262F0" w:rsidRPr="00786A95">
        <w:rPr>
          <w:rFonts w:ascii="Times New Roman" w:hAnsi="Times New Roman" w:cs="Times New Roman"/>
          <w:color w:val="792C26" w:themeColor="accent4" w:themeShade="BF"/>
        </w:rPr>
        <w:t>red</w:t>
      </w:r>
      <w:r w:rsidR="00E91A08" w:rsidRPr="00786A95">
        <w:rPr>
          <w:rFonts w:ascii="Times New Roman" w:hAnsi="Times New Roman" w:cs="Times New Roman"/>
          <w:color w:val="792C26" w:themeColor="accent4" w:themeShade="BF"/>
        </w:rPr>
        <w:t xml:space="preserve"> </w:t>
      </w:r>
      <w:r w:rsidR="006E7838" w:rsidRPr="00786A95">
        <w:rPr>
          <w:rFonts w:ascii="Times New Roman" w:hAnsi="Times New Roman" w:cs="Times New Roman"/>
          <w:color w:val="auto"/>
        </w:rPr>
        <w:t>are coefficient</w:t>
      </w:r>
      <w:r w:rsidR="00A35D4A" w:rsidRPr="00786A95">
        <w:rPr>
          <w:rFonts w:ascii="Times New Roman" w:hAnsi="Times New Roman" w:cs="Times New Roman"/>
          <w:color w:val="auto"/>
        </w:rPr>
        <w:t xml:space="preserve"> values</w:t>
      </w:r>
      <w:r w:rsidR="00E74C88" w:rsidRPr="00786A95">
        <w:rPr>
          <w:rFonts w:ascii="Times New Roman" w:hAnsi="Times New Roman" w:cs="Times New Roman"/>
          <w:color w:val="auto"/>
        </w:rPr>
        <w:t>.</w:t>
      </w:r>
      <w:r w:rsidR="00E97D43">
        <w:rPr>
          <w:rFonts w:ascii="Times New Roman" w:hAnsi="Times New Roman" w:cs="Times New Roman"/>
          <w:color w:val="auto"/>
        </w:rPr>
        <w:t xml:space="preserve"> </w:t>
      </w:r>
      <w:del w:id="173" w:author="Dimitri Saridakis (20083467)" w:date="2020-05-01T11:42:00Z">
        <w:r w:rsidR="00E97D43" w:rsidDel="007052C3">
          <w:rPr>
            <w:rFonts w:ascii="Times New Roman" w:hAnsi="Times New Roman" w:cs="Times New Roman"/>
            <w:color w:val="auto"/>
          </w:rPr>
          <w:delText xml:space="preserve">The </w:delText>
        </w:r>
      </w:del>
      <w:del w:id="174" w:author="Dimitri Saridakis (20083467)" w:date="2020-05-01T11:41:00Z">
        <w:r w:rsidR="00E97D43" w:rsidDel="00E97D43">
          <w:rPr>
            <w:rFonts w:ascii="Times New Roman" w:hAnsi="Times New Roman" w:cs="Times New Roman"/>
            <w:color w:val="auto"/>
          </w:rPr>
          <w:delText>‘</w:delText>
        </w:r>
      </w:del>
      <w:r w:rsidR="003C7EF5" w:rsidRPr="00786A95">
        <w:rPr>
          <w:rFonts w:ascii="Times New Roman" w:hAnsi="Times New Roman" w:cs="Times New Roman"/>
          <w:color w:val="auto"/>
        </w:rPr>
        <w:t xml:space="preserve">Top row are the values </w:t>
      </w:r>
      <w:r w:rsidR="00477B2A" w:rsidRPr="00786A95">
        <w:rPr>
          <w:rFonts w:ascii="Times New Roman" w:hAnsi="Times New Roman" w:cs="Times New Roman"/>
          <w:color w:val="auto"/>
        </w:rPr>
        <w:t>for the intercept</w:t>
      </w:r>
      <w:r w:rsidR="009040D6" w:rsidRPr="00786A95">
        <w:rPr>
          <w:rFonts w:ascii="Times New Roman" w:hAnsi="Times New Roman" w:cs="Times New Roman"/>
          <w:color w:val="auto"/>
        </w:rPr>
        <w:t xml:space="preserve">, the expected values for </w:t>
      </w:r>
      <w:r w:rsidR="00C67EC0" w:rsidRPr="00786A95">
        <w:rPr>
          <w:rFonts w:ascii="Times New Roman" w:hAnsi="Times New Roman" w:cs="Times New Roman"/>
          <w:color w:val="auto"/>
        </w:rPr>
        <w:t>when considering</w:t>
      </w:r>
      <w:r w:rsidR="009D32D4" w:rsidRPr="00786A95">
        <w:rPr>
          <w:rFonts w:ascii="Times New Roman" w:hAnsi="Times New Roman" w:cs="Times New Roman"/>
          <w:color w:val="auto"/>
        </w:rPr>
        <w:t xml:space="preserve"> the average rent of</w:t>
      </w:r>
      <w:r w:rsidR="00C67EC0" w:rsidRPr="00786A95">
        <w:rPr>
          <w:rFonts w:ascii="Times New Roman" w:hAnsi="Times New Roman" w:cs="Times New Roman"/>
          <w:color w:val="auto"/>
        </w:rPr>
        <w:t xml:space="preserve"> all data </w:t>
      </w:r>
      <w:r w:rsidR="009D32D4" w:rsidRPr="00786A95">
        <w:rPr>
          <w:rFonts w:ascii="Times New Roman" w:hAnsi="Times New Roman" w:cs="Times New Roman"/>
          <w:color w:val="auto"/>
        </w:rPr>
        <w:t>in the dataset.</w:t>
      </w:r>
      <w:r w:rsidR="00477B2A" w:rsidRPr="00786A95">
        <w:rPr>
          <w:rFonts w:ascii="Times New Roman" w:hAnsi="Times New Roman" w:cs="Times New Roman"/>
          <w:color w:val="auto"/>
        </w:rPr>
        <w:t xml:space="preserve"> </w:t>
      </w:r>
      <w:r w:rsidR="009D32D4" w:rsidRPr="00786A95">
        <w:rPr>
          <w:rFonts w:ascii="Times New Roman" w:hAnsi="Times New Roman" w:cs="Times New Roman"/>
          <w:color w:val="auto"/>
        </w:rPr>
        <w:t>W</w:t>
      </w:r>
      <w:r w:rsidR="00477B2A" w:rsidRPr="00786A95">
        <w:rPr>
          <w:rFonts w:ascii="Times New Roman" w:hAnsi="Times New Roman" w:cs="Times New Roman"/>
          <w:color w:val="auto"/>
        </w:rPr>
        <w:t xml:space="preserve">hilst the bottom </w:t>
      </w:r>
      <w:r w:rsidR="008A5BE1" w:rsidRPr="00786A95">
        <w:rPr>
          <w:rFonts w:ascii="Times New Roman" w:hAnsi="Times New Roman" w:cs="Times New Roman"/>
          <w:color w:val="auto"/>
        </w:rPr>
        <w:t>are the slope values</w:t>
      </w:r>
      <w:r w:rsidR="00C372A1" w:rsidRPr="00786A95">
        <w:rPr>
          <w:rFonts w:ascii="Times New Roman" w:hAnsi="Times New Roman" w:cs="Times New Roman"/>
          <w:color w:val="auto"/>
        </w:rPr>
        <w:t xml:space="preserve"> or pre</w:t>
      </w:r>
      <w:r w:rsidR="00F4714C" w:rsidRPr="00786A95">
        <w:rPr>
          <w:rFonts w:ascii="Times New Roman" w:hAnsi="Times New Roman" w:cs="Times New Roman"/>
          <w:color w:val="auto"/>
        </w:rPr>
        <w:t>dictions based on unit changes.</w:t>
      </w:r>
      <w:ins w:id="175" w:author="Dimitri Saridakis (20083467)" w:date="2020-05-01T11:42:00Z">
        <w:r w:rsidR="007052C3">
          <w:rPr>
            <w:rFonts w:ascii="Times New Roman" w:hAnsi="Times New Roman" w:cs="Times New Roman"/>
            <w:color w:val="auto"/>
          </w:rPr>
          <w:t xml:space="preserve"> </w:t>
        </w:r>
      </w:ins>
    </w:p>
    <w:p w14:paraId="0E6862B2" w14:textId="121C9E6F" w:rsidR="007052C3" w:rsidRDefault="007052C3" w:rsidP="00D145E8">
      <w:pPr>
        <w:rPr>
          <w:ins w:id="176" w:author="Dimitri Saridakis (20083467)" w:date="2020-05-01T12:15:00Z"/>
          <w:rFonts w:ascii="Times New Roman" w:hAnsi="Times New Roman" w:cs="Times New Roman"/>
          <w:color w:val="auto"/>
        </w:rPr>
      </w:pPr>
      <w:ins w:id="177" w:author="Dimitri Saridakis (20083467)" w:date="2020-05-01T11:42:00Z">
        <w:r>
          <w:rPr>
            <w:rFonts w:ascii="Times New Roman" w:hAnsi="Times New Roman" w:cs="Times New Roman"/>
            <w:color w:val="auto"/>
          </w:rPr>
          <w:t>The ‘Est</w:t>
        </w:r>
      </w:ins>
      <w:ins w:id="178" w:author="Dimitri Saridakis (20083467)" w:date="2020-05-01T11:43:00Z">
        <w:r w:rsidR="005E4C82">
          <w:rPr>
            <w:rFonts w:ascii="Times New Roman" w:hAnsi="Times New Roman" w:cs="Times New Roman"/>
            <w:color w:val="auto"/>
          </w:rPr>
          <w:t>.</w:t>
        </w:r>
      </w:ins>
      <w:ins w:id="179" w:author="Dimitri Saridakis (20083467)" w:date="2020-05-01T11:42:00Z">
        <w:r w:rsidR="005E4C82">
          <w:rPr>
            <w:rFonts w:ascii="Times New Roman" w:hAnsi="Times New Roman" w:cs="Times New Roman"/>
            <w:color w:val="auto"/>
          </w:rPr>
          <w:t xml:space="preserve"> S</w:t>
        </w:r>
      </w:ins>
      <w:ins w:id="180" w:author="Dimitri Saridakis (20083467)" w:date="2020-05-01T11:43:00Z">
        <w:r w:rsidR="005E4C82">
          <w:rPr>
            <w:rFonts w:ascii="Times New Roman" w:hAnsi="Times New Roman" w:cs="Times New Roman"/>
            <w:color w:val="auto"/>
          </w:rPr>
          <w:t>td</w:t>
        </w:r>
      </w:ins>
      <w:ins w:id="181" w:author="Dimitri Saridakis (20083467)" w:date="2020-05-01T12:16:00Z">
        <w:r w:rsidR="00B829A2">
          <w:rPr>
            <w:rFonts w:ascii="Times New Roman" w:hAnsi="Times New Roman" w:cs="Times New Roman"/>
            <w:color w:val="auto"/>
          </w:rPr>
          <w:t xml:space="preserve">’ is the </w:t>
        </w:r>
        <w:r w:rsidR="002107BA">
          <w:rPr>
            <w:rFonts w:ascii="Times New Roman" w:hAnsi="Times New Roman" w:cs="Times New Roman"/>
            <w:color w:val="auto"/>
          </w:rPr>
          <w:t xml:space="preserve">level of value of our </w:t>
        </w:r>
      </w:ins>
      <w:ins w:id="182" w:author="Dimitri Saridakis (20083467)" w:date="2020-05-01T12:17:00Z">
        <w:r w:rsidR="00AE6A1F">
          <w:rPr>
            <w:rFonts w:ascii="Times New Roman" w:hAnsi="Times New Roman" w:cs="Times New Roman"/>
            <w:color w:val="auto"/>
          </w:rPr>
          <w:t>response variable when our predictor carriable is set to zero</w:t>
        </w:r>
        <w:r w:rsidR="007B6AEC">
          <w:rPr>
            <w:rFonts w:ascii="Times New Roman" w:hAnsi="Times New Roman" w:cs="Times New Roman"/>
            <w:color w:val="auto"/>
          </w:rPr>
          <w:t xml:space="preserve"> in our data set </w:t>
        </w:r>
      </w:ins>
      <w:ins w:id="183" w:author="Dimitri Saridakis (20083467)" w:date="2020-05-01T11:58:00Z">
        <w:r w:rsidR="00A2639C">
          <w:rPr>
            <w:rFonts w:ascii="Times New Roman" w:hAnsi="Times New Roman" w:cs="Times New Roman"/>
            <w:color w:val="auto"/>
          </w:rPr>
          <w:t>this means th</w:t>
        </w:r>
      </w:ins>
      <w:ins w:id="184" w:author="Dimitri Saridakis (20083467)" w:date="2020-05-01T12:07:00Z">
        <w:r w:rsidR="00376CFA">
          <w:rPr>
            <w:rFonts w:ascii="Times New Roman" w:hAnsi="Times New Roman" w:cs="Times New Roman"/>
            <w:color w:val="auto"/>
          </w:rPr>
          <w:t xml:space="preserve">at </w:t>
        </w:r>
      </w:ins>
      <w:ins w:id="185" w:author="Dimitri Saridakis (20083467)" w:date="2020-05-01T12:08:00Z">
        <w:r w:rsidR="009403F1">
          <w:rPr>
            <w:rFonts w:ascii="Times New Roman" w:hAnsi="Times New Roman" w:cs="Times New Roman"/>
            <w:color w:val="auto"/>
          </w:rPr>
          <w:t>the average rent</w:t>
        </w:r>
        <w:r w:rsidR="00232DFC">
          <w:rPr>
            <w:rFonts w:ascii="Times New Roman" w:hAnsi="Times New Roman" w:cs="Times New Roman"/>
            <w:color w:val="auto"/>
          </w:rPr>
          <w:t xml:space="preserve"> in our dataset</w:t>
        </w:r>
        <w:r w:rsidR="009403F1">
          <w:rPr>
            <w:rFonts w:ascii="Times New Roman" w:hAnsi="Times New Roman" w:cs="Times New Roman"/>
            <w:color w:val="auto"/>
          </w:rPr>
          <w:t xml:space="preserve"> </w:t>
        </w:r>
        <w:r w:rsidR="00232DFC">
          <w:rPr>
            <w:rFonts w:ascii="Times New Roman" w:hAnsi="Times New Roman" w:cs="Times New Roman"/>
            <w:color w:val="auto"/>
          </w:rPr>
          <w:t>is -</w:t>
        </w:r>
      </w:ins>
      <w:ins w:id="186" w:author="Dimitri Saridakis (20083467)" w:date="2020-05-01T12:09:00Z">
        <w:r w:rsidR="0056406B">
          <w:rPr>
            <w:rFonts w:ascii="Times New Roman" w:hAnsi="Times New Roman" w:cs="Times New Roman"/>
            <w:color w:val="auto"/>
          </w:rPr>
          <w:t>2</w:t>
        </w:r>
      </w:ins>
      <w:ins w:id="187" w:author="Dimitri Saridakis (20083467)" w:date="2020-05-01T12:08:00Z">
        <w:r w:rsidR="00232DFC">
          <w:rPr>
            <w:rFonts w:ascii="Times New Roman" w:hAnsi="Times New Roman" w:cs="Times New Roman"/>
            <w:color w:val="auto"/>
          </w:rPr>
          <w:t xml:space="preserve">1.98 below </w:t>
        </w:r>
      </w:ins>
      <w:ins w:id="188" w:author="Dimitri Saridakis (20083467)" w:date="2020-05-01T12:10:00Z">
        <w:r w:rsidR="005C2298">
          <w:rPr>
            <w:rFonts w:ascii="Times New Roman" w:hAnsi="Times New Roman" w:cs="Times New Roman"/>
            <w:color w:val="auto"/>
          </w:rPr>
          <w:t xml:space="preserve">average </w:t>
        </w:r>
        <w:proofErr w:type="spellStart"/>
        <w:r w:rsidR="005C2298">
          <w:rPr>
            <w:rFonts w:ascii="Times New Roman" w:hAnsi="Times New Roman" w:cs="Times New Roman"/>
            <w:color w:val="auto"/>
          </w:rPr>
          <w:t>previousRent</w:t>
        </w:r>
        <w:proofErr w:type="spellEnd"/>
        <w:r w:rsidR="005C2298">
          <w:rPr>
            <w:rFonts w:ascii="Times New Roman" w:hAnsi="Times New Roman" w:cs="Times New Roman"/>
            <w:color w:val="auto"/>
          </w:rPr>
          <w:t xml:space="preserve"> level</w:t>
        </w:r>
      </w:ins>
      <w:ins w:id="189" w:author="Dimitri Saridakis (20083467)" w:date="2020-05-01T12:14:00Z">
        <w:r w:rsidR="00ED2D11">
          <w:rPr>
            <w:rFonts w:ascii="Times New Roman" w:hAnsi="Times New Roman" w:cs="Times New Roman"/>
            <w:color w:val="auto"/>
          </w:rPr>
          <w:t xml:space="preserve"> when the </w:t>
        </w:r>
        <w:proofErr w:type="spellStart"/>
        <w:r w:rsidR="00ED2D11">
          <w:rPr>
            <w:rFonts w:ascii="Times New Roman" w:hAnsi="Times New Roman" w:cs="Times New Roman"/>
            <w:color w:val="auto"/>
          </w:rPr>
          <w:t>previousRent</w:t>
        </w:r>
        <w:proofErr w:type="spellEnd"/>
        <w:r w:rsidR="00ED2D11">
          <w:rPr>
            <w:rFonts w:ascii="Times New Roman" w:hAnsi="Times New Roman" w:cs="Times New Roman"/>
            <w:color w:val="auto"/>
          </w:rPr>
          <w:t xml:space="preserve"> level is zero</w:t>
        </w:r>
      </w:ins>
      <w:ins w:id="190" w:author="Dimitri Saridakis (20083467)" w:date="2020-05-01T12:10:00Z">
        <w:r w:rsidR="005C2298">
          <w:rPr>
            <w:rFonts w:ascii="Times New Roman" w:hAnsi="Times New Roman" w:cs="Times New Roman"/>
            <w:color w:val="auto"/>
          </w:rPr>
          <w:t>.</w:t>
        </w:r>
      </w:ins>
      <w:ins w:id="191" w:author="Dimitri Saridakis (20083467)" w:date="2020-05-01T12:18:00Z">
        <w:r w:rsidR="00E9120B">
          <w:rPr>
            <w:rFonts w:ascii="Times New Roman" w:hAnsi="Times New Roman" w:cs="Times New Roman"/>
            <w:color w:val="auto"/>
          </w:rPr>
          <w:t xml:space="preserve"> Whilst the 0.922 </w:t>
        </w:r>
      </w:ins>
      <w:ins w:id="192" w:author="Dimitri Saridakis (20083467)" w:date="2020-05-01T12:19:00Z">
        <w:r w:rsidR="00E97BF8">
          <w:rPr>
            <w:rFonts w:ascii="Times New Roman" w:hAnsi="Times New Roman" w:cs="Times New Roman"/>
            <w:color w:val="auto"/>
          </w:rPr>
          <w:t>is the coefficient of rent as previously explained.</w:t>
        </w:r>
      </w:ins>
    </w:p>
    <w:p w14:paraId="1FAFBA78" w14:textId="6A35DDC0" w:rsidR="008C14AB" w:rsidRDefault="00F65A8F" w:rsidP="00D145E8">
      <w:pPr>
        <w:rPr>
          <w:ins w:id="193" w:author="Dimitri Saridakis (20083467)" w:date="2020-05-01T12:30:00Z"/>
          <w:rFonts w:ascii="Times New Roman" w:hAnsi="Times New Roman" w:cs="Times New Roman"/>
          <w:color w:val="auto"/>
        </w:rPr>
      </w:pPr>
      <w:ins w:id="194" w:author="Dimitri Saridakis (20083467)" w:date="2020-05-01T12:20:00Z">
        <w:r>
          <w:rPr>
            <w:rFonts w:ascii="Times New Roman" w:hAnsi="Times New Roman" w:cs="Times New Roman"/>
            <w:color w:val="auto"/>
          </w:rPr>
          <w:t>‘Std. Error</w:t>
        </w:r>
      </w:ins>
      <w:ins w:id="195" w:author="Dimitri Saridakis (20083467)" w:date="2020-05-01T12:16:00Z">
        <w:r w:rsidR="008C14AB">
          <w:rPr>
            <w:rFonts w:ascii="Times New Roman" w:hAnsi="Times New Roman" w:cs="Times New Roman"/>
            <w:color w:val="auto"/>
          </w:rPr>
          <w:t>’ shows the average amount that the given coefficient number varies from the actual average of the response variable</w:t>
        </w:r>
      </w:ins>
      <w:ins w:id="196" w:author="Dimitri Saridakis (20083467)" w:date="2020-05-01T12:20:00Z">
        <w:r w:rsidR="00565275">
          <w:rPr>
            <w:rFonts w:ascii="Times New Roman" w:hAnsi="Times New Roman" w:cs="Times New Roman"/>
            <w:color w:val="auto"/>
          </w:rPr>
          <w:t xml:space="preserve">. The lower this number is in relation </w:t>
        </w:r>
      </w:ins>
      <w:ins w:id="197" w:author="Dimitri Saridakis (20083467)" w:date="2020-05-01T12:21:00Z">
        <w:r w:rsidR="00565275">
          <w:rPr>
            <w:rFonts w:ascii="Times New Roman" w:hAnsi="Times New Roman" w:cs="Times New Roman"/>
            <w:color w:val="auto"/>
          </w:rPr>
          <w:t>to the coeffi</w:t>
        </w:r>
        <w:r w:rsidR="00C933F3">
          <w:rPr>
            <w:rFonts w:ascii="Times New Roman" w:hAnsi="Times New Roman" w:cs="Times New Roman"/>
            <w:color w:val="auto"/>
          </w:rPr>
          <w:t>ci</w:t>
        </w:r>
        <w:r w:rsidR="00565275">
          <w:rPr>
            <w:rFonts w:ascii="Times New Roman" w:hAnsi="Times New Roman" w:cs="Times New Roman"/>
            <w:color w:val="auto"/>
          </w:rPr>
          <w:t xml:space="preserve">ent </w:t>
        </w:r>
        <w:r w:rsidR="00C933F3">
          <w:rPr>
            <w:rFonts w:ascii="Times New Roman" w:hAnsi="Times New Roman" w:cs="Times New Roman"/>
            <w:color w:val="auto"/>
          </w:rPr>
          <w:t xml:space="preserve">number the </w:t>
        </w:r>
      </w:ins>
      <w:ins w:id="198" w:author="Dimitri Saridakis (20083467)" w:date="2020-05-01T12:26:00Z">
        <w:r w:rsidR="001364B9">
          <w:rPr>
            <w:rFonts w:ascii="Times New Roman" w:hAnsi="Times New Roman" w:cs="Times New Roman"/>
            <w:color w:val="auto"/>
          </w:rPr>
          <w:t>better our model is.</w:t>
        </w:r>
      </w:ins>
      <w:ins w:id="199" w:author="Dimitri Saridakis (20083467)" w:date="2020-05-01T12:27:00Z">
        <w:r w:rsidR="00D65AD7">
          <w:rPr>
            <w:rFonts w:ascii="Times New Roman" w:hAnsi="Times New Roman" w:cs="Times New Roman"/>
            <w:color w:val="auto"/>
          </w:rPr>
          <w:t xml:space="preserve"> In this </w:t>
        </w:r>
        <w:r w:rsidR="008E7789">
          <w:rPr>
            <w:rFonts w:ascii="Times New Roman" w:hAnsi="Times New Roman" w:cs="Times New Roman"/>
            <w:color w:val="auto"/>
          </w:rPr>
          <w:t xml:space="preserve">our case we can expect the </w:t>
        </w:r>
      </w:ins>
      <w:ins w:id="200" w:author="Dimitri Saridakis (20083467)" w:date="2020-05-01T12:28:00Z">
        <w:r w:rsidR="009B0FCC">
          <w:rPr>
            <w:rFonts w:ascii="Times New Roman" w:hAnsi="Times New Roman" w:cs="Times New Roman"/>
            <w:color w:val="auto"/>
          </w:rPr>
          <w:t>difference</w:t>
        </w:r>
      </w:ins>
      <w:ins w:id="201" w:author="Dimitri Saridakis (20083467)" w:date="2020-05-01T12:29:00Z">
        <w:r w:rsidR="0077633F">
          <w:rPr>
            <w:rFonts w:ascii="Times New Roman" w:hAnsi="Times New Roman" w:cs="Times New Roman"/>
            <w:color w:val="auto"/>
          </w:rPr>
          <w:t>/ error</w:t>
        </w:r>
      </w:ins>
      <w:ins w:id="202" w:author="Dimitri Saridakis (20083467)" w:date="2020-05-01T12:28:00Z">
        <w:r w:rsidR="009B0FCC">
          <w:rPr>
            <w:rFonts w:ascii="Times New Roman" w:hAnsi="Times New Roman" w:cs="Times New Roman"/>
            <w:color w:val="auto"/>
          </w:rPr>
          <w:t xml:space="preserve"> in </w:t>
        </w:r>
      </w:ins>
      <w:ins w:id="203" w:author="Dimitri Saridakis (20083467)" w:date="2020-05-01T12:29:00Z">
        <w:r w:rsidR="0077633F">
          <w:rPr>
            <w:rFonts w:ascii="Times New Roman" w:hAnsi="Times New Roman" w:cs="Times New Roman"/>
            <w:color w:val="auto"/>
          </w:rPr>
          <w:t>coefficient</w:t>
        </w:r>
      </w:ins>
      <w:ins w:id="204" w:author="Dimitri Saridakis (20083467)" w:date="2020-05-01T12:28:00Z">
        <w:r w:rsidR="009B0FCC">
          <w:rPr>
            <w:rFonts w:ascii="Times New Roman" w:hAnsi="Times New Roman" w:cs="Times New Roman"/>
            <w:color w:val="auto"/>
          </w:rPr>
          <w:t xml:space="preserve"> to be </w:t>
        </w:r>
      </w:ins>
      <w:ins w:id="205" w:author="Dimitri Saridakis (20083467)" w:date="2020-05-01T12:29:00Z">
        <w:r w:rsidR="0077633F">
          <w:rPr>
            <w:rFonts w:ascii="Times New Roman" w:hAnsi="Times New Roman" w:cs="Times New Roman"/>
            <w:color w:val="auto"/>
          </w:rPr>
          <w:t>out by a mere 0.014. This suggests our model fits our data very well.</w:t>
        </w:r>
      </w:ins>
    </w:p>
    <w:p w14:paraId="04832E31" w14:textId="37A8DB53" w:rsidR="00704633" w:rsidRDefault="00933481" w:rsidP="00D145E8">
      <w:pPr>
        <w:rPr>
          <w:ins w:id="206" w:author="Dimitri Saridakis (20083467)" w:date="2020-05-01T12:35:00Z"/>
          <w:rFonts w:ascii="Times New Roman" w:hAnsi="Times New Roman" w:cs="Times New Roman"/>
          <w:color w:val="auto"/>
        </w:rPr>
      </w:pPr>
      <w:ins w:id="207" w:author="Dimitri Saridakis (20083467)" w:date="2020-05-01T12:30:00Z">
        <w:r>
          <w:rPr>
            <w:rFonts w:ascii="Times New Roman" w:hAnsi="Times New Roman" w:cs="Times New Roman"/>
            <w:color w:val="auto"/>
          </w:rPr>
          <w:t>The ‘t-value’ is</w:t>
        </w:r>
        <w:r w:rsidR="002A2149">
          <w:rPr>
            <w:rFonts w:ascii="Times New Roman" w:hAnsi="Times New Roman" w:cs="Times New Roman"/>
            <w:color w:val="auto"/>
          </w:rPr>
          <w:t xml:space="preserve"> a measure of how many standard deviat</w:t>
        </w:r>
      </w:ins>
      <w:ins w:id="208" w:author="Dimitri Saridakis (20083467)" w:date="2020-05-01T12:31:00Z">
        <w:r w:rsidR="002A2149">
          <w:rPr>
            <w:rFonts w:ascii="Times New Roman" w:hAnsi="Times New Roman" w:cs="Times New Roman"/>
            <w:color w:val="auto"/>
          </w:rPr>
          <w:t xml:space="preserve">ions our coefficient is away from </w:t>
        </w:r>
        <w:r w:rsidR="00345C3D">
          <w:rPr>
            <w:rFonts w:ascii="Times New Roman" w:hAnsi="Times New Roman" w:cs="Times New Roman"/>
            <w:color w:val="auto"/>
          </w:rPr>
          <w:t>zero, it is also</w:t>
        </w:r>
      </w:ins>
      <w:ins w:id="209" w:author="Dimitri Saridakis (20083467)" w:date="2020-05-01T12:30:00Z">
        <w:r>
          <w:rPr>
            <w:rFonts w:ascii="Times New Roman" w:hAnsi="Times New Roman" w:cs="Times New Roman"/>
            <w:color w:val="auto"/>
          </w:rPr>
          <w:t xml:space="preserve"> used </w:t>
        </w:r>
      </w:ins>
      <w:ins w:id="210" w:author="Dimitri Saridakis (20083467)" w:date="2020-05-04T20:04:00Z">
        <w:r w:rsidR="005D0F95">
          <w:rPr>
            <w:rFonts w:ascii="Times New Roman" w:hAnsi="Times New Roman" w:cs="Times New Roman"/>
            <w:color w:val="auto"/>
          </w:rPr>
          <w:t>in the</w:t>
        </w:r>
      </w:ins>
      <w:ins w:id="211" w:author="Dimitri Saridakis (20083467)" w:date="2020-05-01T12:30:00Z">
        <w:r>
          <w:rPr>
            <w:rFonts w:ascii="Times New Roman" w:hAnsi="Times New Roman" w:cs="Times New Roman"/>
            <w:color w:val="auto"/>
          </w:rPr>
          <w:t xml:space="preserve"> comput</w:t>
        </w:r>
      </w:ins>
      <w:ins w:id="212" w:author="Dimitri Saridakis (20083467)" w:date="2020-05-04T20:04:00Z">
        <w:r w:rsidR="005D0F95">
          <w:rPr>
            <w:rFonts w:ascii="Times New Roman" w:hAnsi="Times New Roman" w:cs="Times New Roman"/>
            <w:color w:val="auto"/>
          </w:rPr>
          <w:t>ation of</w:t>
        </w:r>
      </w:ins>
      <w:ins w:id="213" w:author="Dimitri Saridakis (20083467)" w:date="2020-05-01T12:30:00Z">
        <w:r>
          <w:rPr>
            <w:rFonts w:ascii="Times New Roman" w:hAnsi="Times New Roman" w:cs="Times New Roman"/>
            <w:color w:val="auto"/>
          </w:rPr>
          <w:t xml:space="preserve"> the p-value</w:t>
        </w:r>
      </w:ins>
      <w:ins w:id="214" w:author="Dimitri Saridakis (20083467)" w:date="2020-05-01T12:31:00Z">
        <w:r w:rsidR="00345C3D">
          <w:rPr>
            <w:rFonts w:ascii="Times New Roman" w:hAnsi="Times New Roman" w:cs="Times New Roman"/>
            <w:color w:val="auto"/>
          </w:rPr>
          <w:t>.</w:t>
        </w:r>
      </w:ins>
    </w:p>
    <w:p w14:paraId="2E75B7E2" w14:textId="58C96DD2" w:rsidR="00CF0A31" w:rsidRPr="00786A95" w:rsidRDefault="00CF0A31" w:rsidP="00D145E8">
      <w:pPr>
        <w:rPr>
          <w:rFonts w:ascii="Times New Roman" w:hAnsi="Times New Roman" w:cs="Times New Roman"/>
          <w:color w:val="auto"/>
        </w:rPr>
      </w:pPr>
      <w:ins w:id="215" w:author="Dimitri Saridakis (20083467)" w:date="2020-05-01T12:35:00Z">
        <w:r>
          <w:rPr>
            <w:rFonts w:ascii="Times New Roman" w:hAnsi="Times New Roman" w:cs="Times New Roman"/>
            <w:color w:val="auto"/>
          </w:rPr>
          <w:t xml:space="preserve">We also have a </w:t>
        </w:r>
        <w:r w:rsidR="00884257">
          <w:rPr>
            <w:rFonts w:ascii="Times New Roman" w:hAnsi="Times New Roman" w:cs="Times New Roman"/>
            <w:color w:val="auto"/>
          </w:rPr>
          <w:t>Residual standard error of 38</w:t>
        </w:r>
      </w:ins>
      <w:ins w:id="216" w:author="Dimitri Saridakis (20083467)" w:date="2020-05-01T12:36:00Z">
        <w:r w:rsidR="00A3310D">
          <w:rPr>
            <w:rFonts w:ascii="Times New Roman" w:hAnsi="Times New Roman" w:cs="Times New Roman"/>
            <w:color w:val="auto"/>
          </w:rPr>
          <w:t>.18</w:t>
        </w:r>
      </w:ins>
      <w:ins w:id="217" w:author="Dimitri Saridakis (20083467)" w:date="2020-05-01T12:37:00Z">
        <w:r w:rsidR="00C75163">
          <w:rPr>
            <w:rFonts w:ascii="Times New Roman" w:hAnsi="Times New Roman" w:cs="Times New Roman"/>
            <w:color w:val="auto"/>
          </w:rPr>
          <w:t xml:space="preserve">. This is a measure of </w:t>
        </w:r>
      </w:ins>
      <w:ins w:id="218" w:author="Dimitri Saridakis (20083467)" w:date="2020-05-01T12:38:00Z">
        <w:r w:rsidR="0035531D">
          <w:rPr>
            <w:rFonts w:ascii="Times New Roman" w:hAnsi="Times New Roman" w:cs="Times New Roman"/>
            <w:color w:val="auto"/>
          </w:rPr>
          <w:t xml:space="preserve">how much deviation there is </w:t>
        </w:r>
        <w:r w:rsidR="003E1095">
          <w:rPr>
            <w:rFonts w:ascii="Times New Roman" w:hAnsi="Times New Roman" w:cs="Times New Roman"/>
            <w:color w:val="auto"/>
          </w:rPr>
          <w:t>from the true regression line</w:t>
        </w:r>
      </w:ins>
      <w:ins w:id="219" w:author="Dimitri Saridakis (20083467)" w:date="2020-05-04T13:58:00Z">
        <w:r w:rsidR="000B743A">
          <w:rPr>
            <w:rFonts w:ascii="Times New Roman" w:hAnsi="Times New Roman" w:cs="Times New Roman"/>
            <w:color w:val="auto"/>
          </w:rPr>
          <w:t>. If we make a call to scale(</w:t>
        </w:r>
        <w:r w:rsidR="001870B4">
          <w:rPr>
            <w:rFonts w:ascii="Times New Roman" w:hAnsi="Times New Roman" w:cs="Times New Roman"/>
            <w:color w:val="auto"/>
          </w:rPr>
          <w:t xml:space="preserve">previousRentQ7) we can scale the </w:t>
        </w:r>
      </w:ins>
      <w:proofErr w:type="spellStart"/>
      <w:ins w:id="220" w:author="Dimitri Saridakis (20083467)" w:date="2020-05-04T13:59:00Z">
        <w:r w:rsidR="00754C4D">
          <w:rPr>
            <w:rFonts w:ascii="Times New Roman" w:hAnsi="Times New Roman" w:cs="Times New Roman"/>
            <w:color w:val="auto"/>
          </w:rPr>
          <w:t>previousRent</w:t>
        </w:r>
        <w:proofErr w:type="spellEnd"/>
        <w:r w:rsidR="00754C4D">
          <w:rPr>
            <w:rFonts w:ascii="Times New Roman" w:hAnsi="Times New Roman" w:cs="Times New Roman"/>
            <w:color w:val="auto"/>
          </w:rPr>
          <w:t xml:space="preserve"> so that the mean of our new variable i</w:t>
        </w:r>
        <w:r w:rsidR="00C805C7">
          <w:rPr>
            <w:rFonts w:ascii="Times New Roman" w:hAnsi="Times New Roman" w:cs="Times New Roman"/>
            <w:color w:val="auto"/>
          </w:rPr>
          <w:t xml:space="preserve">s 0. Using this technique we can use </w:t>
        </w:r>
      </w:ins>
      <w:ins w:id="221" w:author="Dimitri Saridakis (20083467)" w:date="2020-05-04T14:00:00Z">
        <w:r w:rsidR="00C805C7">
          <w:rPr>
            <w:rFonts w:ascii="Times New Roman" w:hAnsi="Times New Roman" w:cs="Times New Roman"/>
            <w:color w:val="auto"/>
          </w:rPr>
          <w:t>the new coefficient of 888.</w:t>
        </w:r>
        <w:r w:rsidR="00032551">
          <w:rPr>
            <w:rFonts w:ascii="Times New Roman" w:hAnsi="Times New Roman" w:cs="Times New Roman"/>
            <w:color w:val="auto"/>
          </w:rPr>
          <w:t xml:space="preserve">254 and divide it by the residual standard </w:t>
        </w:r>
        <w:proofErr w:type="gramStart"/>
        <w:r w:rsidR="00032551">
          <w:rPr>
            <w:rFonts w:ascii="Times New Roman" w:hAnsi="Times New Roman" w:cs="Times New Roman"/>
            <w:color w:val="auto"/>
          </w:rPr>
          <w:t>error(</w:t>
        </w:r>
        <w:proofErr w:type="gramEnd"/>
        <w:r w:rsidR="00032551">
          <w:rPr>
            <w:rFonts w:ascii="Times New Roman" w:hAnsi="Times New Roman" w:cs="Times New Roman"/>
            <w:color w:val="auto"/>
          </w:rPr>
          <w:t xml:space="preserve">38.18) to </w:t>
        </w:r>
      </w:ins>
      <w:ins w:id="222" w:author="Dimitri Saridakis (20083467)" w:date="2020-05-04T14:04:00Z">
        <w:r w:rsidR="006E2CEF">
          <w:rPr>
            <w:rFonts w:ascii="Times New Roman" w:hAnsi="Times New Roman" w:cs="Times New Roman"/>
            <w:color w:val="auto"/>
          </w:rPr>
          <w:t>obtain</w:t>
        </w:r>
      </w:ins>
      <w:ins w:id="223" w:author="Dimitri Saridakis (20083467)" w:date="2020-05-04T14:00:00Z">
        <w:r w:rsidR="00736968">
          <w:rPr>
            <w:rFonts w:ascii="Times New Roman" w:hAnsi="Times New Roman" w:cs="Times New Roman"/>
            <w:color w:val="auto"/>
          </w:rPr>
          <w:t xml:space="preserve"> </w:t>
        </w:r>
      </w:ins>
      <w:ins w:id="224" w:author="Dimitri Saridakis (20083467)" w:date="2020-05-04T14:01:00Z">
        <w:r w:rsidR="00736968">
          <w:rPr>
            <w:rFonts w:ascii="Times New Roman" w:hAnsi="Times New Roman" w:cs="Times New Roman"/>
            <w:color w:val="auto"/>
          </w:rPr>
          <w:t xml:space="preserve">a new value of 23.26 which is the </w:t>
        </w:r>
      </w:ins>
      <w:ins w:id="225" w:author="Dimitri Saridakis (20083467)" w:date="2020-05-04T14:03:00Z">
        <w:r w:rsidR="00C26351">
          <w:rPr>
            <w:rFonts w:ascii="Times New Roman" w:hAnsi="Times New Roman" w:cs="Times New Roman"/>
            <w:color w:val="auto"/>
          </w:rPr>
          <w:t xml:space="preserve">possible </w:t>
        </w:r>
      </w:ins>
      <w:ins w:id="226" w:author="Dimitri Saridakis (20083467)" w:date="2020-05-04T14:04:00Z">
        <w:r w:rsidR="00C26351">
          <w:rPr>
            <w:rFonts w:ascii="Times New Roman" w:hAnsi="Times New Roman" w:cs="Times New Roman"/>
            <w:color w:val="auto"/>
          </w:rPr>
          <w:t>percentage error of a prediction based on</w:t>
        </w:r>
        <w:r w:rsidR="006E2CEF">
          <w:rPr>
            <w:rFonts w:ascii="Times New Roman" w:hAnsi="Times New Roman" w:cs="Times New Roman"/>
            <w:color w:val="auto"/>
          </w:rPr>
          <w:t xml:space="preserve"> our model.</w:t>
        </w:r>
      </w:ins>
    </w:p>
    <w:p w14:paraId="55AE9E58" w14:textId="6ADB5F93" w:rsidR="00223EB3" w:rsidRPr="00786A95" w:rsidRDefault="00541A27" w:rsidP="00D145E8">
      <w:pPr>
        <w:rPr>
          <w:rFonts w:ascii="Times New Roman" w:hAnsi="Times New Roman" w:cs="Times New Roman"/>
          <w:color w:val="auto"/>
        </w:rPr>
      </w:pPr>
      <w:r w:rsidRPr="00786A95">
        <w:rPr>
          <w:rFonts w:ascii="Times New Roman" w:hAnsi="Times New Roman" w:cs="Times New Roman"/>
          <w:color w:val="auto"/>
        </w:rPr>
        <w:t xml:space="preserve">The </w:t>
      </w:r>
      <w:r w:rsidR="00C34913" w:rsidRPr="00786A95">
        <w:rPr>
          <w:rFonts w:ascii="Times New Roman" w:hAnsi="Times New Roman" w:cs="Times New Roman"/>
          <w:color w:val="auto"/>
        </w:rPr>
        <w:t>multiple r</w:t>
      </w:r>
      <w:r w:rsidR="00C34913" w:rsidRPr="00786A95">
        <w:rPr>
          <w:rFonts w:ascii="Times New Roman" w:hAnsi="Times New Roman" w:cs="Times New Roman"/>
          <w:color w:val="auto"/>
          <w:vertAlign w:val="superscript"/>
        </w:rPr>
        <w:t>2</w:t>
      </w:r>
      <w:r w:rsidR="00C34913" w:rsidRPr="00786A95">
        <w:rPr>
          <w:rFonts w:ascii="Times New Roman" w:hAnsi="Times New Roman" w:cs="Times New Roman"/>
          <w:color w:val="auto"/>
        </w:rPr>
        <w:t xml:space="preserve"> value</w:t>
      </w:r>
      <w:r w:rsidR="00AB7734" w:rsidRPr="00786A95">
        <w:rPr>
          <w:rFonts w:ascii="Times New Roman" w:hAnsi="Times New Roman" w:cs="Times New Roman"/>
          <w:color w:val="auto"/>
        </w:rPr>
        <w:t xml:space="preserve"> </w:t>
      </w:r>
      <w:r w:rsidR="00874233" w:rsidRPr="00786A95">
        <w:rPr>
          <w:rFonts w:ascii="Times New Roman" w:hAnsi="Times New Roman" w:cs="Times New Roman"/>
          <w:color w:val="auto"/>
        </w:rPr>
        <w:t>(0.9588) shows that 96</w:t>
      </w:r>
      <w:r w:rsidR="000D0708" w:rsidRPr="00786A95">
        <w:rPr>
          <w:rFonts w:ascii="Times New Roman" w:hAnsi="Times New Roman" w:cs="Times New Roman"/>
          <w:color w:val="auto"/>
        </w:rPr>
        <w:t>% of the variation of rent can be attributed to the previous rent</w:t>
      </w:r>
      <w:r w:rsidR="006C5183">
        <w:rPr>
          <w:rFonts w:ascii="Times New Roman" w:hAnsi="Times New Roman" w:cs="Times New Roman"/>
          <w:color w:val="auto"/>
        </w:rPr>
        <w:t xml:space="preserve">. We have also derived this value previously using the </w:t>
      </w:r>
      <w:r w:rsidR="00EF45FF">
        <w:rPr>
          <w:rFonts w:ascii="Times New Roman" w:hAnsi="Times New Roman" w:cs="Times New Roman"/>
          <w:color w:val="auto"/>
        </w:rPr>
        <w:t>cor</w:t>
      </w:r>
      <w:r w:rsidR="00EF45FF">
        <w:rPr>
          <w:rFonts w:ascii="Times New Roman" w:hAnsi="Times New Roman" w:cs="Times New Roman"/>
          <w:color w:val="auto"/>
          <w:vertAlign w:val="superscript"/>
        </w:rPr>
        <w:t>2</w:t>
      </w:r>
      <w:r w:rsidR="00EF45FF">
        <w:rPr>
          <w:rFonts w:ascii="Times New Roman" w:hAnsi="Times New Roman" w:cs="Times New Roman"/>
          <w:color w:val="auto"/>
        </w:rPr>
        <w:t xml:space="preserve"> test</w:t>
      </w:r>
      <w:r w:rsidR="000D0708" w:rsidRPr="00786A95">
        <w:rPr>
          <w:rFonts w:ascii="Times New Roman" w:hAnsi="Times New Roman" w:cs="Times New Roman"/>
          <w:color w:val="auto"/>
        </w:rPr>
        <w:t xml:space="preserve">. These </w:t>
      </w:r>
      <w:r w:rsidR="00AB7734" w:rsidRPr="00786A95">
        <w:rPr>
          <w:rFonts w:ascii="Times New Roman" w:hAnsi="Times New Roman" w:cs="Times New Roman"/>
          <w:color w:val="auto"/>
        </w:rPr>
        <w:t>stats make logical sense.</w:t>
      </w:r>
    </w:p>
    <w:p w14:paraId="0D95C67F" w14:textId="16E8FA81" w:rsidR="00DE6F6C" w:rsidRPr="00786A95" w:rsidRDefault="00DE6F6C" w:rsidP="00DE6F6C">
      <w:pPr>
        <w:rPr>
          <w:rFonts w:ascii="Times New Roman" w:hAnsi="Times New Roman" w:cs="Times New Roman"/>
          <w:color w:val="auto"/>
        </w:rPr>
      </w:pPr>
      <w:r w:rsidRPr="00786A95">
        <w:rPr>
          <w:rFonts w:ascii="Times New Roman" w:hAnsi="Times New Roman" w:cs="Times New Roman"/>
          <w:color w:val="auto"/>
        </w:rPr>
        <w:t xml:space="preserve">We can take an example based on this model, if your lease is nearly up and you’re looking to calculate the </w:t>
      </w:r>
      <w:r w:rsidR="00E82C6E" w:rsidRPr="00786A95">
        <w:rPr>
          <w:rFonts w:ascii="Times New Roman" w:hAnsi="Times New Roman" w:cs="Times New Roman"/>
          <w:color w:val="auto"/>
        </w:rPr>
        <w:t xml:space="preserve">amount of </w:t>
      </w:r>
      <w:r w:rsidRPr="00786A95">
        <w:rPr>
          <w:rFonts w:ascii="Times New Roman" w:hAnsi="Times New Roman" w:cs="Times New Roman"/>
          <w:color w:val="auto"/>
        </w:rPr>
        <w:t>your new</w:t>
      </w:r>
      <w:r w:rsidR="00E82C6E" w:rsidRPr="00786A95">
        <w:rPr>
          <w:rFonts w:ascii="Times New Roman" w:hAnsi="Times New Roman" w:cs="Times New Roman"/>
          <w:color w:val="auto"/>
        </w:rPr>
        <w:t xml:space="preserve"> rent we can say with a 95% confidence interval tha</w:t>
      </w:r>
      <w:r w:rsidR="00E60353" w:rsidRPr="00786A95">
        <w:rPr>
          <w:rFonts w:ascii="Times New Roman" w:hAnsi="Times New Roman" w:cs="Times New Roman"/>
          <w:color w:val="auto"/>
        </w:rPr>
        <w:t xml:space="preserve">t </w:t>
      </w:r>
      <w:r w:rsidRPr="00786A95">
        <w:rPr>
          <w:rFonts w:ascii="Times New Roman" w:hAnsi="Times New Roman" w:cs="Times New Roman"/>
          <w:color w:val="auto"/>
        </w:rPr>
        <w:t>if your rent is 600 then this model reads that 530.02 will be your new rent going forward.</w:t>
      </w:r>
      <w:r w:rsidR="00E60353" w:rsidRPr="00786A95">
        <w:rPr>
          <w:rFonts w:ascii="Times New Roman" w:hAnsi="Times New Roman" w:cs="Times New Roman"/>
          <w:color w:val="auto"/>
        </w:rPr>
        <w:t xml:space="preserve"> </w:t>
      </w:r>
    </w:p>
    <w:p w14:paraId="2F8D7D60" w14:textId="77777777" w:rsidR="0086086B" w:rsidRPr="00786A95" w:rsidRDefault="00915037" w:rsidP="00DE6F6C">
      <w:pPr>
        <w:rPr>
          <w:rFonts w:ascii="Times New Roman" w:hAnsi="Times New Roman" w:cs="Times New Roman"/>
          <w:color w:val="auto"/>
        </w:rPr>
      </w:pPr>
      <w:r w:rsidRPr="00786A95">
        <w:rPr>
          <w:rFonts w:ascii="Times New Roman" w:hAnsi="Times New Roman" w:cs="Times New Roman"/>
          <w:color w:val="auto"/>
        </w:rPr>
        <w:t xml:space="preserve">A further example of </w:t>
      </w:r>
      <w:r w:rsidR="00604BD9" w:rsidRPr="00786A95">
        <w:rPr>
          <w:rFonts w:ascii="Times New Roman" w:hAnsi="Times New Roman" w:cs="Times New Roman"/>
          <w:color w:val="auto"/>
        </w:rPr>
        <w:t xml:space="preserve">900 would leave our </w:t>
      </w:r>
      <w:r w:rsidR="000D72DD" w:rsidRPr="00786A95">
        <w:rPr>
          <w:rFonts w:ascii="Times New Roman" w:hAnsi="Times New Roman" w:cs="Times New Roman"/>
          <w:color w:val="auto"/>
        </w:rPr>
        <w:t>new rent level to be 806.02.</w:t>
      </w:r>
      <w:r w:rsidR="00217862" w:rsidRPr="00786A95">
        <w:rPr>
          <w:rFonts w:ascii="Times New Roman" w:hAnsi="Times New Roman" w:cs="Times New Roman"/>
          <w:color w:val="auto"/>
        </w:rPr>
        <w:t xml:space="preserve"> This example of 900 is within our actual data set</w:t>
      </w:r>
      <w:r w:rsidR="005F17EE" w:rsidRPr="00786A95">
        <w:rPr>
          <w:rFonts w:ascii="Times New Roman" w:hAnsi="Times New Roman" w:cs="Times New Roman"/>
          <w:color w:val="auto"/>
        </w:rPr>
        <w:t xml:space="preserve">, </w:t>
      </w:r>
      <w:r w:rsidR="00AB51A2" w:rsidRPr="00786A95">
        <w:rPr>
          <w:rFonts w:ascii="Times New Roman" w:hAnsi="Times New Roman" w:cs="Times New Roman"/>
          <w:color w:val="auto"/>
        </w:rPr>
        <w:t xml:space="preserve">as this is so we </w:t>
      </w:r>
      <w:r w:rsidR="00CC49B5" w:rsidRPr="00786A95">
        <w:rPr>
          <w:rFonts w:ascii="Times New Roman" w:hAnsi="Times New Roman" w:cs="Times New Roman"/>
          <w:color w:val="auto"/>
        </w:rPr>
        <w:t>are interpolating to make our prediction.</w:t>
      </w:r>
      <w:r w:rsidR="00EE1CE4" w:rsidRPr="00786A95">
        <w:rPr>
          <w:rFonts w:ascii="Times New Roman" w:hAnsi="Times New Roman" w:cs="Times New Roman"/>
          <w:color w:val="auto"/>
        </w:rPr>
        <w:t xml:space="preserve"> </w:t>
      </w:r>
    </w:p>
    <w:p w14:paraId="02DEF5C4" w14:textId="62A7CDE8" w:rsidR="00915037" w:rsidRDefault="00EE1CE4" w:rsidP="00DE6F6C">
      <w:pPr>
        <w:rPr>
          <w:ins w:id="227" w:author="Dimitri Saridakis (20083467)" w:date="2020-05-04T15:37:00Z"/>
          <w:rFonts w:ascii="Times New Roman" w:hAnsi="Times New Roman" w:cs="Times New Roman"/>
          <w:color w:val="auto"/>
        </w:rPr>
      </w:pPr>
      <w:r w:rsidRPr="00786A95">
        <w:rPr>
          <w:rFonts w:ascii="Times New Roman" w:hAnsi="Times New Roman" w:cs="Times New Roman"/>
          <w:color w:val="auto"/>
        </w:rPr>
        <w:t xml:space="preserve">A value of </w:t>
      </w:r>
      <w:r w:rsidR="0086086B" w:rsidRPr="00786A95">
        <w:rPr>
          <w:rFonts w:ascii="Times New Roman" w:hAnsi="Times New Roman" w:cs="Times New Roman"/>
          <w:color w:val="auto"/>
        </w:rPr>
        <w:t xml:space="preserve">100 into our model would yield a value of 70.02. as the </w:t>
      </w:r>
      <w:r w:rsidR="001519B3" w:rsidRPr="00786A95">
        <w:rPr>
          <w:rFonts w:ascii="Times New Roman" w:hAnsi="Times New Roman" w:cs="Times New Roman"/>
          <w:color w:val="auto"/>
        </w:rPr>
        <w:t>initial</w:t>
      </w:r>
      <w:r w:rsidR="00C8051B" w:rsidRPr="00786A95">
        <w:rPr>
          <w:rFonts w:ascii="Times New Roman" w:hAnsi="Times New Roman" w:cs="Times New Roman"/>
          <w:color w:val="auto"/>
        </w:rPr>
        <w:t xml:space="preserve"> value of 100 is not within the range of our data said we are said to be </w:t>
      </w:r>
      <w:r w:rsidR="001519B3" w:rsidRPr="00786A95">
        <w:rPr>
          <w:rFonts w:ascii="Times New Roman" w:hAnsi="Times New Roman" w:cs="Times New Roman"/>
          <w:color w:val="auto"/>
        </w:rPr>
        <w:t>extrapolating to make our prediction</w:t>
      </w:r>
      <w:r w:rsidR="000375B8" w:rsidRPr="00786A95">
        <w:rPr>
          <w:rFonts w:ascii="Times New Roman" w:hAnsi="Times New Roman" w:cs="Times New Roman"/>
          <w:color w:val="auto"/>
        </w:rPr>
        <w:t>. This is not as credible as interpolation.</w:t>
      </w:r>
      <w:r w:rsidR="007918A4" w:rsidRPr="00786A95">
        <w:rPr>
          <w:rFonts w:ascii="Times New Roman" w:hAnsi="Times New Roman" w:cs="Times New Roman"/>
          <w:color w:val="auto"/>
        </w:rPr>
        <w:t xml:space="preserve"> </w:t>
      </w:r>
    </w:p>
    <w:p w14:paraId="5A9329DA" w14:textId="33C172A2" w:rsidR="008D7E95" w:rsidRPr="00786A95" w:rsidRDefault="008D7E95" w:rsidP="00DE6F6C">
      <w:pPr>
        <w:rPr>
          <w:rFonts w:ascii="Times New Roman" w:hAnsi="Times New Roman" w:cs="Times New Roman"/>
          <w:color w:val="auto"/>
        </w:rPr>
      </w:pPr>
      <w:ins w:id="228" w:author="Dimitri Saridakis (20083467)" w:date="2020-05-04T15:37:00Z">
        <w:r>
          <w:rPr>
            <w:rFonts w:ascii="Times New Roman" w:hAnsi="Times New Roman" w:cs="Times New Roman"/>
            <w:color w:val="auto"/>
          </w:rPr>
          <w:t xml:space="preserve">Using the mean </w:t>
        </w:r>
      </w:ins>
      <w:ins w:id="229" w:author="Dimitri Saridakis (20083467)" w:date="2020-05-04T15:38:00Z">
        <w:r w:rsidR="00AC0A28">
          <w:rPr>
            <w:rFonts w:ascii="Times New Roman" w:hAnsi="Times New Roman" w:cs="Times New Roman"/>
            <w:color w:val="auto"/>
          </w:rPr>
          <w:t>of the previous rent (981.557) with our model</w:t>
        </w:r>
      </w:ins>
      <w:ins w:id="230" w:author="Dimitri Saridakis (20083467)" w:date="2020-05-04T15:45:00Z">
        <w:r w:rsidR="00BC5D2B">
          <w:rPr>
            <w:rFonts w:ascii="Times New Roman" w:hAnsi="Times New Roman" w:cs="Times New Roman"/>
            <w:color w:val="auto"/>
          </w:rPr>
          <w:t xml:space="preserve"> (</w:t>
        </w:r>
        <w:r w:rsidR="00BC5D2B" w:rsidRPr="0070748D">
          <w:rPr>
            <w:rFonts w:ascii="Times New Roman" w:hAnsi="Times New Roman" w:cs="Times New Roman"/>
            <w:color w:val="auto"/>
          </w:rPr>
          <w:t>0.92*(981.86) - 21.98</w:t>
        </w:r>
        <w:r w:rsidR="00BC5D2B">
          <w:rPr>
            <w:rFonts w:ascii="Times New Roman" w:hAnsi="Times New Roman" w:cs="Times New Roman"/>
            <w:color w:val="auto"/>
          </w:rPr>
          <w:t xml:space="preserve">) </w:t>
        </w:r>
      </w:ins>
      <w:ins w:id="231" w:author="Dimitri Saridakis (20083467)" w:date="2020-05-04T15:38:00Z">
        <w:r w:rsidR="00AC0A28">
          <w:rPr>
            <w:rFonts w:ascii="Times New Roman" w:hAnsi="Times New Roman" w:cs="Times New Roman"/>
            <w:color w:val="auto"/>
          </w:rPr>
          <w:t>returns the value</w:t>
        </w:r>
        <w:r w:rsidR="00303631">
          <w:rPr>
            <w:rFonts w:ascii="Times New Roman" w:hAnsi="Times New Roman" w:cs="Times New Roman"/>
            <w:color w:val="auto"/>
          </w:rPr>
          <w:t xml:space="preserve"> 881.33</w:t>
        </w:r>
      </w:ins>
      <w:ins w:id="232" w:author="Dimitri Saridakis (20083467)" w:date="2020-05-04T15:45:00Z">
        <w:r w:rsidR="00072CB4">
          <w:rPr>
            <w:rFonts w:ascii="Times New Roman" w:hAnsi="Times New Roman" w:cs="Times New Roman"/>
            <w:color w:val="auto"/>
          </w:rPr>
          <w:t xml:space="preserve">. </w:t>
        </w:r>
      </w:ins>
      <w:ins w:id="233" w:author="Dimitri Saridakis (20083467)" w:date="2020-05-04T15:43:00Z">
        <w:r w:rsidR="0070748D">
          <w:rPr>
            <w:rFonts w:ascii="Times New Roman" w:hAnsi="Times New Roman" w:cs="Times New Roman"/>
            <w:color w:val="auto"/>
          </w:rPr>
          <w:t>T</w:t>
        </w:r>
      </w:ins>
      <w:ins w:id="234" w:author="Dimitri Saridakis (20083467)" w:date="2020-05-04T15:42:00Z">
        <w:r w:rsidR="00E969B6">
          <w:rPr>
            <w:rFonts w:ascii="Times New Roman" w:hAnsi="Times New Roman" w:cs="Times New Roman"/>
            <w:color w:val="auto"/>
          </w:rPr>
          <w:t xml:space="preserve">he </w:t>
        </w:r>
      </w:ins>
      <w:ins w:id="235" w:author="Dimitri Saridakis (20083467)" w:date="2020-05-04T15:39:00Z">
        <w:r w:rsidR="005C688D">
          <w:rPr>
            <w:rFonts w:ascii="Times New Roman" w:hAnsi="Times New Roman" w:cs="Times New Roman"/>
            <w:color w:val="auto"/>
          </w:rPr>
          <w:t>value</w:t>
        </w:r>
      </w:ins>
      <w:ins w:id="236" w:author="Dimitri Saridakis (20083467)" w:date="2020-05-04T15:42:00Z">
        <w:r w:rsidR="00E969B6">
          <w:rPr>
            <w:rFonts w:ascii="Times New Roman" w:hAnsi="Times New Roman" w:cs="Times New Roman"/>
            <w:color w:val="auto"/>
          </w:rPr>
          <w:t xml:space="preserve"> of </w:t>
        </w:r>
        <w:r w:rsidR="00E969B6" w:rsidRPr="00E969B6">
          <w:rPr>
            <w:rFonts w:ascii="Times New Roman" w:hAnsi="Times New Roman" w:cs="Times New Roman"/>
            <w:color w:val="auto"/>
          </w:rPr>
          <w:t>888.8</w:t>
        </w:r>
        <w:r w:rsidR="00E969B6">
          <w:rPr>
            <w:rFonts w:ascii="Times New Roman" w:hAnsi="Times New Roman" w:cs="Times New Roman"/>
            <w:color w:val="auto"/>
          </w:rPr>
          <w:t>1</w:t>
        </w:r>
      </w:ins>
      <w:ins w:id="237" w:author="Dimitri Saridakis (20083467)" w:date="2020-05-04T15:39:00Z">
        <w:r w:rsidR="005C688D">
          <w:rPr>
            <w:rFonts w:ascii="Times New Roman" w:hAnsi="Times New Roman" w:cs="Times New Roman"/>
            <w:color w:val="auto"/>
          </w:rPr>
          <w:t xml:space="preserve"> is</w:t>
        </w:r>
      </w:ins>
      <w:ins w:id="238" w:author="Dimitri Saridakis (20083467)" w:date="2020-05-04T15:43:00Z">
        <w:r w:rsidR="00C7457F">
          <w:rPr>
            <w:rFonts w:ascii="Times New Roman" w:hAnsi="Times New Roman" w:cs="Times New Roman"/>
            <w:color w:val="auto"/>
          </w:rPr>
          <w:t xml:space="preserve"> the true mean of rent. This gives us a difference of</w:t>
        </w:r>
      </w:ins>
      <w:ins w:id="239" w:author="Dimitri Saridakis (20083467)" w:date="2020-05-04T15:40:00Z">
        <w:r w:rsidR="003D744D">
          <w:rPr>
            <w:rFonts w:ascii="Times New Roman" w:hAnsi="Times New Roman" w:cs="Times New Roman"/>
            <w:color w:val="auto"/>
          </w:rPr>
          <w:t xml:space="preserve"> </w:t>
        </w:r>
      </w:ins>
      <w:ins w:id="240" w:author="Dimitri Saridakis (20083467)" w:date="2020-05-04T15:43:00Z">
        <w:r w:rsidR="00C7457F">
          <w:rPr>
            <w:rFonts w:ascii="Times New Roman" w:hAnsi="Times New Roman" w:cs="Times New Roman"/>
            <w:color w:val="auto"/>
          </w:rPr>
          <w:t>7.48</w:t>
        </w:r>
      </w:ins>
      <w:ins w:id="241" w:author="Dimitri Saridakis (20083467)" w:date="2020-05-04T15:45:00Z">
        <w:r w:rsidR="00BC5D2B">
          <w:rPr>
            <w:rFonts w:ascii="Times New Roman" w:hAnsi="Times New Roman" w:cs="Times New Roman"/>
            <w:color w:val="auto"/>
          </w:rPr>
          <w:t xml:space="preserve">. Our model </w:t>
        </w:r>
      </w:ins>
      <w:ins w:id="242" w:author="Dimitri Saridakis (20083467)" w:date="2020-05-04T15:46:00Z">
        <w:r w:rsidR="00BC5D2B">
          <w:rPr>
            <w:rFonts w:ascii="Times New Roman" w:hAnsi="Times New Roman" w:cs="Times New Roman"/>
            <w:color w:val="auto"/>
          </w:rPr>
          <w:t>appears</w:t>
        </w:r>
      </w:ins>
      <w:ins w:id="243" w:author="Dimitri Saridakis (20083467)" w:date="2020-05-04T15:45:00Z">
        <w:r w:rsidR="00BC5D2B">
          <w:rPr>
            <w:rFonts w:ascii="Times New Roman" w:hAnsi="Times New Roman" w:cs="Times New Roman"/>
            <w:color w:val="auto"/>
          </w:rPr>
          <w:t xml:space="preserve"> to be quite accurate.</w:t>
        </w:r>
      </w:ins>
    </w:p>
    <w:p w14:paraId="6DD615BE" w14:textId="460047F6" w:rsidR="007918A4" w:rsidRPr="00786A95" w:rsidRDefault="007918A4" w:rsidP="00DE6F6C">
      <w:pPr>
        <w:rPr>
          <w:rFonts w:ascii="Times New Roman" w:hAnsi="Times New Roman" w:cs="Times New Roman"/>
          <w:color w:val="auto"/>
        </w:rPr>
      </w:pPr>
      <w:r w:rsidRPr="00786A95">
        <w:rPr>
          <w:rFonts w:ascii="Times New Roman" w:hAnsi="Times New Roman" w:cs="Times New Roman"/>
          <w:color w:val="auto"/>
        </w:rPr>
        <w:t>Yes</w:t>
      </w:r>
      <w:r w:rsidR="005E6951" w:rsidRPr="00786A95">
        <w:rPr>
          <w:rFonts w:ascii="Times New Roman" w:hAnsi="Times New Roman" w:cs="Times New Roman"/>
          <w:color w:val="auto"/>
        </w:rPr>
        <w:t>,</w:t>
      </w:r>
      <w:r w:rsidRPr="00786A95">
        <w:rPr>
          <w:rFonts w:ascii="Times New Roman" w:hAnsi="Times New Roman" w:cs="Times New Roman"/>
          <w:color w:val="auto"/>
        </w:rPr>
        <w:t xml:space="preserve"> I believe the predictions match up with the </w:t>
      </w:r>
      <w:r w:rsidR="0049579C" w:rsidRPr="00786A95">
        <w:rPr>
          <w:rFonts w:ascii="Times New Roman" w:hAnsi="Times New Roman" w:cs="Times New Roman"/>
          <w:color w:val="auto"/>
        </w:rPr>
        <w:t xml:space="preserve">quite well with the </w:t>
      </w:r>
      <w:r w:rsidR="008E4C7A" w:rsidRPr="00786A95">
        <w:rPr>
          <w:rFonts w:ascii="Times New Roman" w:hAnsi="Times New Roman" w:cs="Times New Roman"/>
          <w:color w:val="auto"/>
        </w:rPr>
        <w:t xml:space="preserve">observed values. The factor I have used in this model </w:t>
      </w:r>
      <w:r w:rsidR="00844FA2" w:rsidRPr="00786A95">
        <w:rPr>
          <w:rFonts w:ascii="Times New Roman" w:hAnsi="Times New Roman" w:cs="Times New Roman"/>
          <w:color w:val="auto"/>
        </w:rPr>
        <w:t xml:space="preserve">is </w:t>
      </w:r>
      <w:proofErr w:type="gramStart"/>
      <w:r w:rsidR="00844FA2" w:rsidRPr="00786A95">
        <w:rPr>
          <w:rFonts w:ascii="Times New Roman" w:hAnsi="Times New Roman" w:cs="Times New Roman"/>
          <w:color w:val="auto"/>
        </w:rPr>
        <w:t>definitely a</w:t>
      </w:r>
      <w:proofErr w:type="gramEnd"/>
      <w:r w:rsidR="00844FA2" w:rsidRPr="00786A95">
        <w:rPr>
          <w:rFonts w:ascii="Times New Roman" w:hAnsi="Times New Roman" w:cs="Times New Roman"/>
          <w:color w:val="auto"/>
        </w:rPr>
        <w:t xml:space="preserve"> useful predi</w:t>
      </w:r>
      <w:r w:rsidR="00291221" w:rsidRPr="00786A95">
        <w:rPr>
          <w:rFonts w:ascii="Times New Roman" w:hAnsi="Times New Roman" w:cs="Times New Roman"/>
          <w:color w:val="auto"/>
        </w:rPr>
        <w:t xml:space="preserve">ctor of rent. </w:t>
      </w:r>
      <w:r w:rsidR="002A4CEA" w:rsidRPr="00786A95">
        <w:rPr>
          <w:rFonts w:ascii="Times New Roman" w:hAnsi="Times New Roman" w:cs="Times New Roman"/>
          <w:color w:val="auto"/>
        </w:rPr>
        <w:t xml:space="preserve">Short of external </w:t>
      </w:r>
      <w:r w:rsidR="007C5B4E" w:rsidRPr="00786A95">
        <w:rPr>
          <w:rFonts w:ascii="Times New Roman" w:hAnsi="Times New Roman" w:cs="Times New Roman"/>
          <w:color w:val="auto"/>
        </w:rPr>
        <w:t>economic</w:t>
      </w:r>
      <w:r w:rsidR="002A4CEA" w:rsidRPr="00786A95">
        <w:rPr>
          <w:rFonts w:ascii="Times New Roman" w:hAnsi="Times New Roman" w:cs="Times New Roman"/>
          <w:color w:val="auto"/>
        </w:rPr>
        <w:t xml:space="preserve"> factors</w:t>
      </w:r>
      <w:r w:rsidR="009353C7" w:rsidRPr="00786A95">
        <w:rPr>
          <w:rFonts w:ascii="Times New Roman" w:hAnsi="Times New Roman" w:cs="Times New Roman"/>
          <w:color w:val="auto"/>
        </w:rPr>
        <w:t xml:space="preserve">, </w:t>
      </w:r>
      <w:r w:rsidR="00642576" w:rsidRPr="00786A95">
        <w:rPr>
          <w:rFonts w:ascii="Times New Roman" w:hAnsi="Times New Roman" w:cs="Times New Roman"/>
          <w:color w:val="auto"/>
        </w:rPr>
        <w:t>drastic changes to geography</w:t>
      </w:r>
      <w:r w:rsidR="009353C7" w:rsidRPr="00786A95">
        <w:rPr>
          <w:rFonts w:ascii="Times New Roman" w:hAnsi="Times New Roman" w:cs="Times New Roman"/>
          <w:color w:val="auto"/>
        </w:rPr>
        <w:t xml:space="preserve"> or</w:t>
      </w:r>
      <w:r w:rsidR="00642576" w:rsidRPr="00786A95">
        <w:rPr>
          <w:rFonts w:ascii="Times New Roman" w:hAnsi="Times New Roman" w:cs="Times New Roman"/>
          <w:color w:val="auto"/>
        </w:rPr>
        <w:t xml:space="preserve"> the dwelling state</w:t>
      </w:r>
      <w:r w:rsidR="00013CAB" w:rsidRPr="00786A95">
        <w:rPr>
          <w:rFonts w:ascii="Times New Roman" w:hAnsi="Times New Roman" w:cs="Times New Roman"/>
          <w:color w:val="auto"/>
        </w:rPr>
        <w:t xml:space="preserve"> the previous rent is one of the major </w:t>
      </w:r>
      <w:r w:rsidR="005E6951" w:rsidRPr="00786A95">
        <w:rPr>
          <w:rFonts w:ascii="Times New Roman" w:hAnsi="Times New Roman" w:cs="Times New Roman"/>
          <w:color w:val="auto"/>
        </w:rPr>
        <w:t>if not the major prediction variable.</w:t>
      </w:r>
    </w:p>
    <w:p w14:paraId="5A3E845B" w14:textId="34BD9BFD" w:rsidR="00DF6A1B" w:rsidRDefault="00494B15" w:rsidP="00DE6F6C">
      <w:pPr>
        <w:rPr>
          <w:ins w:id="244" w:author="Dimitri Saridakis (20083467)" w:date="2020-05-01T14:39:00Z"/>
          <w:rFonts w:ascii="Times New Roman" w:hAnsi="Times New Roman" w:cs="Times New Roman"/>
          <w:color w:val="auto"/>
        </w:rPr>
      </w:pPr>
      <w:r w:rsidRPr="00786A95">
        <w:rPr>
          <w:rFonts w:ascii="Times New Roman" w:hAnsi="Times New Roman" w:cs="Times New Roman"/>
          <w:color w:val="auto"/>
        </w:rPr>
        <w:t xml:space="preserve">I would have more confidence in the values that are </w:t>
      </w:r>
      <w:r w:rsidR="009338DC" w:rsidRPr="00786A95">
        <w:rPr>
          <w:rFonts w:ascii="Times New Roman" w:hAnsi="Times New Roman" w:cs="Times New Roman"/>
          <w:color w:val="auto"/>
        </w:rPr>
        <w:t xml:space="preserve">within the range of the dataset(interpolated) </w:t>
      </w:r>
      <w:r w:rsidR="00A424E2" w:rsidRPr="00786A95">
        <w:rPr>
          <w:rFonts w:ascii="Times New Roman" w:hAnsi="Times New Roman" w:cs="Times New Roman"/>
          <w:color w:val="auto"/>
        </w:rPr>
        <w:t xml:space="preserve">as once rent levels go low they aren’t really going to get </w:t>
      </w:r>
      <w:r w:rsidR="00302C41" w:rsidRPr="00786A95">
        <w:rPr>
          <w:rFonts w:ascii="Times New Roman" w:hAnsi="Times New Roman" w:cs="Times New Roman"/>
          <w:color w:val="auto"/>
        </w:rPr>
        <w:t xml:space="preserve">cheaper although we must use caution with </w:t>
      </w:r>
      <w:r w:rsidR="00C20039" w:rsidRPr="00786A95">
        <w:rPr>
          <w:rFonts w:ascii="Times New Roman" w:hAnsi="Times New Roman" w:cs="Times New Roman"/>
          <w:color w:val="auto"/>
        </w:rPr>
        <w:t xml:space="preserve">this model as it indicates rent prices declining from previous levels, whilst this may happen in a market correction </w:t>
      </w:r>
      <w:r w:rsidR="00271CD2" w:rsidRPr="00786A95">
        <w:rPr>
          <w:rFonts w:ascii="Times New Roman" w:hAnsi="Times New Roman" w:cs="Times New Roman"/>
          <w:color w:val="auto"/>
        </w:rPr>
        <w:t xml:space="preserve">after a </w:t>
      </w:r>
      <w:r w:rsidR="00D64A94" w:rsidRPr="00786A95">
        <w:rPr>
          <w:rFonts w:ascii="Times New Roman" w:hAnsi="Times New Roman" w:cs="Times New Roman"/>
          <w:color w:val="auto"/>
        </w:rPr>
        <w:t>bull run</w:t>
      </w:r>
      <w:r w:rsidR="00F90D7D" w:rsidRPr="00786A95">
        <w:rPr>
          <w:rFonts w:ascii="Times New Roman" w:hAnsi="Times New Roman" w:cs="Times New Roman"/>
          <w:color w:val="auto"/>
        </w:rPr>
        <w:t xml:space="preserve"> into a bear market </w:t>
      </w:r>
      <w:r w:rsidR="00F15984" w:rsidRPr="00786A95">
        <w:rPr>
          <w:rFonts w:ascii="Times New Roman" w:hAnsi="Times New Roman" w:cs="Times New Roman"/>
          <w:color w:val="auto"/>
        </w:rPr>
        <w:t xml:space="preserve">this isn’t generally the way true values go due to inflation. </w:t>
      </w:r>
      <w:r w:rsidR="00624FCA" w:rsidRPr="00786A95">
        <w:rPr>
          <w:rFonts w:ascii="Times New Roman" w:hAnsi="Times New Roman" w:cs="Times New Roman"/>
          <w:color w:val="auto"/>
        </w:rPr>
        <w:t>I would be recalculating the model frequently</w:t>
      </w:r>
      <w:r w:rsidR="00786A95">
        <w:rPr>
          <w:rFonts w:ascii="Times New Roman" w:hAnsi="Times New Roman" w:cs="Times New Roman"/>
          <w:color w:val="auto"/>
        </w:rPr>
        <w:t xml:space="preserve"> to take the other external </w:t>
      </w:r>
      <w:proofErr w:type="gramStart"/>
      <w:r w:rsidR="00786A95">
        <w:rPr>
          <w:rFonts w:ascii="Times New Roman" w:hAnsi="Times New Roman" w:cs="Times New Roman"/>
          <w:color w:val="auto"/>
        </w:rPr>
        <w:t>factors</w:t>
      </w:r>
      <w:ins w:id="245" w:author="Dimitri Saridakis (20083467)" w:date="2020-05-04T14:24:00Z">
        <w:r w:rsidR="00AF4020">
          <w:rPr>
            <w:rFonts w:ascii="Times New Roman" w:hAnsi="Times New Roman" w:cs="Times New Roman"/>
            <w:color w:val="auto"/>
          </w:rPr>
          <w:t>(</w:t>
        </w:r>
        <w:proofErr w:type="gramEnd"/>
        <w:r w:rsidR="00AF4020">
          <w:rPr>
            <w:rFonts w:ascii="Times New Roman" w:hAnsi="Times New Roman" w:cs="Times New Roman"/>
            <w:color w:val="auto"/>
          </w:rPr>
          <w:t>not in the data set)</w:t>
        </w:r>
      </w:ins>
      <w:r w:rsidR="00786A95">
        <w:rPr>
          <w:rFonts w:ascii="Times New Roman" w:hAnsi="Times New Roman" w:cs="Times New Roman"/>
          <w:color w:val="auto"/>
        </w:rPr>
        <w:t xml:space="preserve"> into consideration or consider</w:t>
      </w:r>
      <w:del w:id="246" w:author="Dimitri Saridakis (20083467)" w:date="2020-05-04T14:24:00Z">
        <w:r w:rsidR="00786A95" w:rsidDel="000D7FD8">
          <w:rPr>
            <w:rFonts w:ascii="Times New Roman" w:hAnsi="Times New Roman" w:cs="Times New Roman"/>
            <w:color w:val="auto"/>
          </w:rPr>
          <w:delText>ing</w:delText>
        </w:r>
      </w:del>
      <w:r w:rsidR="00786A95">
        <w:rPr>
          <w:rFonts w:ascii="Times New Roman" w:hAnsi="Times New Roman" w:cs="Times New Roman"/>
          <w:color w:val="auto"/>
        </w:rPr>
        <w:t xml:space="preserve"> using a </w:t>
      </w:r>
      <w:r w:rsidR="00A740D0">
        <w:rPr>
          <w:rFonts w:ascii="Times New Roman" w:hAnsi="Times New Roman" w:cs="Times New Roman"/>
          <w:color w:val="auto"/>
        </w:rPr>
        <w:t>multiple regression model</w:t>
      </w:r>
      <w:r w:rsidR="00624FCA" w:rsidRPr="00786A95">
        <w:rPr>
          <w:rFonts w:ascii="Times New Roman" w:hAnsi="Times New Roman" w:cs="Times New Roman"/>
          <w:color w:val="auto"/>
        </w:rPr>
        <w:t>.</w:t>
      </w:r>
    </w:p>
    <w:p w14:paraId="7492F96C" w14:textId="2131E1F3" w:rsidR="00FA3E51" w:rsidRDefault="00FA3E51" w:rsidP="00DE6F6C">
      <w:pPr>
        <w:rPr>
          <w:ins w:id="247" w:author="Dimitri Saridakis (20083467)" w:date="2020-05-01T14:39:00Z"/>
          <w:rFonts w:ascii="Times New Roman" w:hAnsi="Times New Roman" w:cs="Times New Roman"/>
          <w:color w:val="auto"/>
        </w:rPr>
      </w:pPr>
      <w:ins w:id="248" w:author="Dimitri Saridakis (20083467)" w:date="2020-05-01T14:39:00Z">
        <w:r>
          <w:rPr>
            <w:rFonts w:ascii="Times New Roman" w:hAnsi="Times New Roman" w:cs="Times New Roman"/>
            <w:color w:val="auto"/>
          </w:rPr>
          <w:t>Summary</w:t>
        </w:r>
        <w:r w:rsidR="00F42757">
          <w:rPr>
            <w:rFonts w:ascii="Times New Roman" w:hAnsi="Times New Roman" w:cs="Times New Roman"/>
            <w:color w:val="auto"/>
          </w:rPr>
          <w:t xml:space="preserve"> </w:t>
        </w:r>
        <w:proofErr w:type="spellStart"/>
        <w:r>
          <w:rPr>
            <w:rFonts w:ascii="Times New Roman" w:hAnsi="Times New Roman" w:cs="Times New Roman"/>
            <w:color w:val="auto"/>
          </w:rPr>
          <w:t>lm</w:t>
        </w:r>
        <w:proofErr w:type="spellEnd"/>
        <w:r w:rsidR="00F42757">
          <w:rPr>
            <w:rFonts w:ascii="Times New Roman" w:hAnsi="Times New Roman" w:cs="Times New Roman"/>
            <w:color w:val="auto"/>
          </w:rPr>
          <w:t xml:space="preserve"> output from r for </w:t>
        </w:r>
      </w:ins>
      <w:ins w:id="249" w:author="Dimitri Saridakis (20083467)" w:date="2020-05-01T14:40:00Z">
        <w:r w:rsidR="00F42757">
          <w:rPr>
            <w:rFonts w:ascii="Times New Roman" w:hAnsi="Times New Roman" w:cs="Times New Roman"/>
            <w:color w:val="auto"/>
          </w:rPr>
          <w:t>regression model</w:t>
        </w:r>
        <w:r w:rsidR="00337F22">
          <w:rPr>
            <w:rFonts w:ascii="Times New Roman" w:hAnsi="Times New Roman" w:cs="Times New Roman"/>
            <w:color w:val="auto"/>
          </w:rPr>
          <w:t>.</w:t>
        </w:r>
      </w:ins>
    </w:p>
    <w:p w14:paraId="29B3421D" w14:textId="6C63E58B" w:rsidR="00FA3E51" w:rsidRDefault="00FA3E51" w:rsidP="00FA3E51">
      <w:pPr>
        <w:jc w:val="center"/>
        <w:rPr>
          <w:ins w:id="250" w:author="Dimitri Saridakis (20083467)" w:date="2020-05-04T22:00:00Z"/>
          <w:rFonts w:ascii="Times New Roman" w:hAnsi="Times New Roman" w:cs="Times New Roman"/>
          <w:color w:val="auto"/>
        </w:rPr>
      </w:pPr>
      <w:ins w:id="251" w:author="Dimitri Saridakis (20083467)" w:date="2020-05-01T14:39:00Z">
        <w:r>
          <w:rPr>
            <w:noProof/>
          </w:rPr>
          <w:drawing>
            <wp:inline distT="0" distB="0" distL="0" distR="0" wp14:anchorId="36E01169" wp14:editId="04739506">
              <wp:extent cx="4122420" cy="222104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656" cy="2228180"/>
                      </a:xfrm>
                      <a:prstGeom prst="rect">
                        <a:avLst/>
                      </a:prstGeom>
                    </pic:spPr>
                  </pic:pic>
                </a:graphicData>
              </a:graphic>
            </wp:inline>
          </w:drawing>
        </w:r>
      </w:ins>
    </w:p>
    <w:p w14:paraId="4F6A0027" w14:textId="22F0819F" w:rsidR="00764539" w:rsidRDefault="00F6424F" w:rsidP="00F6424F">
      <w:pPr>
        <w:rPr>
          <w:ins w:id="252" w:author="Dimitri Saridakis (20083467)" w:date="2020-05-04T22:02:00Z"/>
          <w:rFonts w:ascii="Times New Roman" w:hAnsi="Times New Roman" w:cs="Times New Roman"/>
          <w:color w:val="auto"/>
        </w:rPr>
      </w:pPr>
      <w:ins w:id="253" w:author="Dimitri Saridakis (20083467)" w:date="2020-05-04T22:00:00Z">
        <w:r>
          <w:rPr>
            <w:rFonts w:ascii="Times New Roman" w:hAnsi="Times New Roman" w:cs="Times New Roman"/>
            <w:color w:val="auto"/>
          </w:rPr>
          <w:t xml:space="preserve">There are </w:t>
        </w:r>
        <w:proofErr w:type="gramStart"/>
        <w:r>
          <w:rPr>
            <w:rFonts w:ascii="Times New Roman" w:hAnsi="Times New Roman" w:cs="Times New Roman"/>
            <w:color w:val="auto"/>
          </w:rPr>
          <w:t>a number of</w:t>
        </w:r>
        <w:proofErr w:type="gramEnd"/>
        <w:r>
          <w:rPr>
            <w:rFonts w:ascii="Times New Roman" w:hAnsi="Times New Roman" w:cs="Times New Roman"/>
            <w:color w:val="auto"/>
          </w:rPr>
          <w:t xml:space="preserve"> assumptions that regression models are base</w:t>
        </w:r>
      </w:ins>
      <w:ins w:id="254" w:author="Dimitri Saridakis (20083467)" w:date="2020-05-04T22:01:00Z">
        <w:r>
          <w:rPr>
            <w:rFonts w:ascii="Times New Roman" w:hAnsi="Times New Roman" w:cs="Times New Roman"/>
            <w:color w:val="auto"/>
          </w:rPr>
          <w:t xml:space="preserve">d on. </w:t>
        </w:r>
        <w:r w:rsidR="0015565A">
          <w:rPr>
            <w:rFonts w:ascii="Times New Roman" w:hAnsi="Times New Roman" w:cs="Times New Roman"/>
            <w:color w:val="auto"/>
          </w:rPr>
          <w:t xml:space="preserve">For the purpose of this report I’ll </w:t>
        </w:r>
        <w:r w:rsidR="00872F83">
          <w:rPr>
            <w:rFonts w:ascii="Times New Roman" w:hAnsi="Times New Roman" w:cs="Times New Roman"/>
            <w:color w:val="auto"/>
          </w:rPr>
          <w:t>just be using</w:t>
        </w:r>
      </w:ins>
      <w:ins w:id="255" w:author="Dimitri Saridakis (20083467)" w:date="2020-05-04T22:02:00Z">
        <w:r w:rsidR="00872F83">
          <w:rPr>
            <w:rFonts w:ascii="Times New Roman" w:hAnsi="Times New Roman" w:cs="Times New Roman"/>
            <w:color w:val="auto"/>
          </w:rPr>
          <w:t xml:space="preserve"> </w:t>
        </w:r>
      </w:ins>
      <w:ins w:id="256" w:author="Dimitri Saridakis (20083467)" w:date="2020-05-04T22:01:00Z">
        <w:r w:rsidR="00872F83">
          <w:rPr>
            <w:rFonts w:ascii="Times New Roman" w:hAnsi="Times New Roman" w:cs="Times New Roman"/>
            <w:color w:val="auto"/>
          </w:rPr>
          <w:t>these</w:t>
        </w:r>
      </w:ins>
      <w:ins w:id="257" w:author="Dimitri Saridakis (20083467)" w:date="2020-05-04T22:40:00Z">
        <w:r w:rsidR="00D14FA6">
          <w:rPr>
            <w:rFonts w:ascii="Times New Roman" w:hAnsi="Times New Roman" w:cs="Times New Roman"/>
            <w:color w:val="auto"/>
          </w:rPr>
          <w:t xml:space="preserve"> t</w:t>
        </w:r>
      </w:ins>
      <w:ins w:id="258" w:author="Dimitri Saridakis (20083467)" w:date="2020-05-04T22:41:00Z">
        <w:r w:rsidR="00D14FA6">
          <w:rPr>
            <w:rFonts w:ascii="Times New Roman" w:hAnsi="Times New Roman" w:cs="Times New Roman"/>
            <w:color w:val="auto"/>
          </w:rPr>
          <w:t xml:space="preserve">he normality </w:t>
        </w:r>
        <w:r w:rsidR="00E9392B">
          <w:rPr>
            <w:rFonts w:ascii="Times New Roman" w:hAnsi="Times New Roman" w:cs="Times New Roman"/>
            <w:color w:val="auto"/>
          </w:rPr>
          <w:t>of distribution.</w:t>
        </w:r>
      </w:ins>
    </w:p>
    <w:p w14:paraId="126EF3E6" w14:textId="63369A19" w:rsidR="00843CBF" w:rsidRPr="00B33432" w:rsidRDefault="00B33432" w:rsidP="00B33432">
      <w:pPr>
        <w:rPr>
          <w:ins w:id="259" w:author="Dimitri Saridakis (20083467)" w:date="2020-05-04T22:02:00Z"/>
          <w:rFonts w:ascii="Times New Roman" w:hAnsi="Times New Roman" w:cs="Times New Roman"/>
          <w:color w:val="auto"/>
          <w:rPrChange w:id="260" w:author="Dimitri Saridakis (20083467)" w:date="2020-05-04T22:43:00Z">
            <w:rPr>
              <w:ins w:id="261" w:author="Dimitri Saridakis (20083467)" w:date="2020-05-04T22:02:00Z"/>
            </w:rPr>
          </w:rPrChange>
        </w:rPr>
        <w:pPrChange w:id="262" w:author="Dimitri Saridakis (20083467)" w:date="2020-05-04T22:43:00Z">
          <w:pPr>
            <w:pStyle w:val="ListParagraph"/>
            <w:numPr>
              <w:numId w:val="17"/>
            </w:numPr>
            <w:ind w:hanging="360"/>
          </w:pPr>
        </w:pPrChange>
      </w:pPr>
      <w:ins w:id="263" w:author="Dimitri Saridakis (20083467)" w:date="2020-05-04T22:43:00Z">
        <w:r w:rsidRPr="00B33432">
          <w:rPr>
            <w:rFonts w:ascii="Times New Roman" w:hAnsi="Times New Roman" w:cs="Times New Roman"/>
            <w:color w:val="auto"/>
            <w:rPrChange w:id="264" w:author="Dimitri Saridakis (20083467)" w:date="2020-05-04T22:43:00Z">
              <w:rPr/>
            </w:rPrChange>
          </w:rPr>
          <w:t xml:space="preserve">Some </w:t>
        </w:r>
        <w:r>
          <w:rPr>
            <w:rFonts w:ascii="Times New Roman" w:hAnsi="Times New Roman" w:cs="Times New Roman"/>
            <w:color w:val="auto"/>
          </w:rPr>
          <w:t>other assumptions include</w:t>
        </w:r>
        <w:r w:rsidR="00255760">
          <w:rPr>
            <w:rFonts w:ascii="Times New Roman" w:hAnsi="Times New Roman" w:cs="Times New Roman"/>
            <w:color w:val="auto"/>
          </w:rPr>
          <w:t>:</w:t>
        </w:r>
      </w:ins>
    </w:p>
    <w:p w14:paraId="47166541" w14:textId="77777777" w:rsidR="00872F83" w:rsidRDefault="00872F83" w:rsidP="00872F83">
      <w:pPr>
        <w:pStyle w:val="ListParagraph"/>
        <w:numPr>
          <w:ilvl w:val="0"/>
          <w:numId w:val="17"/>
        </w:numPr>
        <w:rPr>
          <w:ins w:id="265" w:author="Dimitri Saridakis (20083467)" w:date="2020-05-04T22:02:00Z"/>
          <w:rFonts w:ascii="Times New Roman" w:hAnsi="Times New Roman" w:cs="Times New Roman"/>
          <w:color w:val="auto"/>
        </w:rPr>
      </w:pPr>
      <w:ins w:id="266" w:author="Dimitri Saridakis (20083467)" w:date="2020-05-04T22:02:00Z">
        <w:r w:rsidRPr="00872F83">
          <w:rPr>
            <w:rFonts w:ascii="Times New Roman" w:hAnsi="Times New Roman" w:cs="Times New Roman"/>
            <w:color w:val="auto"/>
            <w:rPrChange w:id="267" w:author="Dimitri Saridakis (20083467)" w:date="2020-05-04T22:02:00Z">
              <w:rPr/>
            </w:rPrChange>
          </w:rPr>
          <w:t>The errors have mean zero.</w:t>
        </w:r>
      </w:ins>
    </w:p>
    <w:p w14:paraId="287ECA66" w14:textId="77777777" w:rsidR="00872F83" w:rsidRDefault="00872F83" w:rsidP="00872F83">
      <w:pPr>
        <w:pStyle w:val="ListParagraph"/>
        <w:numPr>
          <w:ilvl w:val="0"/>
          <w:numId w:val="17"/>
        </w:numPr>
        <w:rPr>
          <w:ins w:id="268" w:author="Dimitri Saridakis (20083467)" w:date="2020-05-04T22:02:00Z"/>
          <w:rFonts w:ascii="Times New Roman" w:hAnsi="Times New Roman" w:cs="Times New Roman"/>
          <w:color w:val="auto"/>
        </w:rPr>
      </w:pPr>
      <w:ins w:id="269" w:author="Dimitri Saridakis (20083467)" w:date="2020-05-04T22:02:00Z">
        <w:r w:rsidRPr="00872F83">
          <w:rPr>
            <w:rFonts w:ascii="Times New Roman" w:hAnsi="Times New Roman" w:cs="Times New Roman"/>
            <w:color w:val="auto"/>
            <w:rPrChange w:id="270" w:author="Dimitri Saridakis (20083467)" w:date="2020-05-04T22:02:00Z">
              <w:rPr/>
            </w:rPrChange>
          </w:rPr>
          <w:t>The errors have same but unknown variance (homoscedasticity assumption).</w:t>
        </w:r>
      </w:ins>
    </w:p>
    <w:p w14:paraId="58C6D7ED" w14:textId="235A98E9" w:rsidR="00872F83" w:rsidRDefault="00872F83" w:rsidP="00872F83">
      <w:pPr>
        <w:pStyle w:val="ListParagraph"/>
        <w:numPr>
          <w:ilvl w:val="0"/>
          <w:numId w:val="17"/>
        </w:numPr>
        <w:rPr>
          <w:ins w:id="271" w:author="Dimitri Saridakis (20083467)" w:date="2020-05-04T22:26:00Z"/>
          <w:rFonts w:ascii="Times New Roman" w:hAnsi="Times New Roman" w:cs="Times New Roman"/>
          <w:color w:val="auto"/>
        </w:rPr>
      </w:pPr>
      <w:ins w:id="272" w:author="Dimitri Saridakis (20083467)" w:date="2020-05-04T22:02:00Z">
        <w:r w:rsidRPr="00872F83">
          <w:rPr>
            <w:rFonts w:ascii="Times New Roman" w:hAnsi="Times New Roman" w:cs="Times New Roman"/>
            <w:color w:val="auto"/>
            <w:rPrChange w:id="273" w:author="Dimitri Saridakis (20083467)" w:date="2020-05-04T22:02:00Z">
              <w:rPr/>
            </w:rPrChange>
          </w:rPr>
          <w:t xml:space="preserve">The error </w:t>
        </w:r>
        <w:proofErr w:type="gramStart"/>
        <w:r w:rsidRPr="00872F83">
          <w:rPr>
            <w:rFonts w:ascii="Times New Roman" w:hAnsi="Times New Roman" w:cs="Times New Roman"/>
            <w:color w:val="auto"/>
            <w:rPrChange w:id="274" w:author="Dimitri Saridakis (20083467)" w:date="2020-05-04T22:02:00Z">
              <w:rPr/>
            </w:rPrChange>
          </w:rPr>
          <w:t>are</w:t>
        </w:r>
        <w:proofErr w:type="gramEnd"/>
        <w:r w:rsidRPr="00872F83">
          <w:rPr>
            <w:rFonts w:ascii="Times New Roman" w:hAnsi="Times New Roman" w:cs="Times New Roman"/>
            <w:color w:val="auto"/>
            <w:rPrChange w:id="275" w:author="Dimitri Saridakis (20083467)" w:date="2020-05-04T22:02:00Z">
              <w:rPr/>
            </w:rPrChange>
          </w:rPr>
          <w:t xml:space="preserve"> independent of each other (independent errors assumption)</w:t>
        </w:r>
      </w:ins>
      <w:ins w:id="276" w:author="Dimitri Saridakis (20083467)" w:date="2020-05-04T22:18:00Z">
        <w:r w:rsidR="00924DFE">
          <w:rPr>
            <w:rFonts w:ascii="Times New Roman" w:hAnsi="Times New Roman" w:cs="Times New Roman"/>
            <w:color w:val="auto"/>
          </w:rPr>
          <w:t>.</w:t>
        </w:r>
      </w:ins>
    </w:p>
    <w:p w14:paraId="65A8D572" w14:textId="03DD8852" w:rsidR="00DE3DAC" w:rsidRDefault="00DE3DAC" w:rsidP="00255760">
      <w:pPr>
        <w:rPr>
          <w:ins w:id="277" w:author="Dimitri Saridakis (20083467)" w:date="2020-05-04T22:26:00Z"/>
          <w:rFonts w:ascii="Times New Roman" w:hAnsi="Times New Roman" w:cs="Times New Roman"/>
          <w:color w:val="auto"/>
        </w:rPr>
        <w:pPrChange w:id="278" w:author="Dimitri Saridakis (20083467)" w:date="2020-05-04T22:43:00Z">
          <w:pPr>
            <w:ind w:left="360"/>
          </w:pPr>
        </w:pPrChange>
      </w:pPr>
      <w:ins w:id="279" w:author="Dimitri Saridakis (20083467)" w:date="2020-05-04T22:26:00Z">
        <w:r>
          <w:rPr>
            <w:rFonts w:ascii="Times New Roman" w:hAnsi="Times New Roman" w:cs="Times New Roman"/>
            <w:color w:val="auto"/>
          </w:rPr>
          <w:t xml:space="preserve">I’ll start with normality and will be availing of </w:t>
        </w:r>
        <w:r w:rsidR="006262B9">
          <w:rPr>
            <w:rFonts w:ascii="Times New Roman" w:hAnsi="Times New Roman" w:cs="Times New Roman"/>
            <w:color w:val="auto"/>
          </w:rPr>
          <w:t xml:space="preserve">the </w:t>
        </w:r>
        <w:proofErr w:type="spellStart"/>
        <w:r w:rsidR="006262B9">
          <w:rPr>
            <w:rFonts w:ascii="Times New Roman" w:hAnsi="Times New Roman" w:cs="Times New Roman"/>
            <w:color w:val="auto"/>
          </w:rPr>
          <w:t>olsrr</w:t>
        </w:r>
        <w:proofErr w:type="spellEnd"/>
        <w:r w:rsidR="006262B9">
          <w:rPr>
            <w:rFonts w:ascii="Times New Roman" w:hAnsi="Times New Roman" w:cs="Times New Roman"/>
            <w:color w:val="auto"/>
          </w:rPr>
          <w:t xml:space="preserve"> package for r.</w:t>
        </w:r>
      </w:ins>
      <w:ins w:id="280" w:author="Dimitri Saridakis (20083467)" w:date="2020-05-04T22:27:00Z">
        <w:r w:rsidR="00F62B4A">
          <w:rPr>
            <w:rFonts w:ascii="Times New Roman" w:hAnsi="Times New Roman" w:cs="Times New Roman"/>
            <w:color w:val="auto"/>
          </w:rPr>
          <w:t xml:space="preserve"> This is the results for </w:t>
        </w:r>
      </w:ins>
      <w:ins w:id="281" w:author="Dimitri Saridakis (20083467)" w:date="2020-05-04T22:28:00Z">
        <w:r w:rsidR="00BE049A">
          <w:rPr>
            <w:rFonts w:ascii="Times New Roman" w:hAnsi="Times New Roman" w:cs="Times New Roman"/>
            <w:color w:val="auto"/>
          </w:rPr>
          <w:t>normality assumptions. P-values &gt; 0.05</w:t>
        </w:r>
      </w:ins>
      <w:ins w:id="282" w:author="Dimitri Saridakis (20083467)" w:date="2020-05-04T22:29:00Z">
        <w:r w:rsidR="00DA3525">
          <w:rPr>
            <w:rFonts w:ascii="Times New Roman" w:hAnsi="Times New Roman" w:cs="Times New Roman"/>
            <w:color w:val="auto"/>
          </w:rPr>
          <w:t xml:space="preserve"> </w:t>
        </w:r>
        <w:r w:rsidR="000B4644">
          <w:rPr>
            <w:rFonts w:ascii="Times New Roman" w:hAnsi="Times New Roman" w:cs="Times New Roman"/>
            <w:color w:val="auto"/>
          </w:rPr>
          <w:t xml:space="preserve">therefore we can conclude with a 95% confidence variable that the data is </w:t>
        </w:r>
      </w:ins>
      <w:ins w:id="283" w:author="Dimitri Saridakis (20083467)" w:date="2020-05-04T22:30:00Z">
        <w:r w:rsidR="000B4644">
          <w:rPr>
            <w:rFonts w:ascii="Times New Roman" w:hAnsi="Times New Roman" w:cs="Times New Roman"/>
            <w:color w:val="auto"/>
          </w:rPr>
          <w:t>normally distributed.</w:t>
        </w:r>
      </w:ins>
      <w:ins w:id="284" w:author="Dimitri Saridakis (20083467)" w:date="2020-05-04T22:42:00Z">
        <w:r w:rsidR="00881DF5">
          <w:rPr>
            <w:rFonts w:ascii="Times New Roman" w:hAnsi="Times New Roman" w:cs="Times New Roman"/>
            <w:color w:val="auto"/>
          </w:rPr>
          <w:t xml:space="preserve"> </w:t>
        </w:r>
        <w:r w:rsidR="00832A33">
          <w:rPr>
            <w:rFonts w:ascii="Times New Roman" w:hAnsi="Times New Roman" w:cs="Times New Roman"/>
            <w:color w:val="auto"/>
          </w:rPr>
          <w:t xml:space="preserve">Calling </w:t>
        </w:r>
        <w:proofErr w:type="spellStart"/>
        <w:r w:rsidR="00832A33" w:rsidRPr="00832A33">
          <w:rPr>
            <w:rFonts w:ascii="Times New Roman" w:hAnsi="Times New Roman" w:cs="Times New Roman"/>
            <w:color w:val="auto"/>
          </w:rPr>
          <w:t>ols_test_normality</w:t>
        </w:r>
        <w:proofErr w:type="spellEnd"/>
        <w:r w:rsidR="00832A33" w:rsidRPr="00832A33">
          <w:rPr>
            <w:rFonts w:ascii="Times New Roman" w:hAnsi="Times New Roman" w:cs="Times New Roman"/>
            <w:color w:val="auto"/>
          </w:rPr>
          <w:t>(model)</w:t>
        </w:r>
        <w:r w:rsidR="00832A33">
          <w:rPr>
            <w:rFonts w:ascii="Times New Roman" w:hAnsi="Times New Roman" w:cs="Times New Roman"/>
            <w:color w:val="auto"/>
          </w:rPr>
          <w:t xml:space="preserve"> returns:</w:t>
        </w:r>
      </w:ins>
    </w:p>
    <w:p w14:paraId="05FA4A9B" w14:textId="698BDFE8" w:rsidR="006262B9" w:rsidRPr="00DE3DAC" w:rsidRDefault="00D45FD3" w:rsidP="00D45FD3">
      <w:pPr>
        <w:ind w:left="360"/>
        <w:jc w:val="center"/>
        <w:rPr>
          <w:ins w:id="285" w:author="Dimitri Saridakis (20083467)" w:date="2020-05-04T22:18:00Z"/>
          <w:rFonts w:ascii="Times New Roman" w:hAnsi="Times New Roman" w:cs="Times New Roman"/>
          <w:color w:val="auto"/>
          <w:rPrChange w:id="286" w:author="Dimitri Saridakis (20083467)" w:date="2020-05-04T22:26:00Z">
            <w:rPr>
              <w:ins w:id="287" w:author="Dimitri Saridakis (20083467)" w:date="2020-05-04T22:18:00Z"/>
            </w:rPr>
          </w:rPrChange>
        </w:rPr>
        <w:pPrChange w:id="288" w:author="Dimitri Saridakis (20083467)" w:date="2020-05-04T22:27:00Z">
          <w:pPr>
            <w:pStyle w:val="ListParagraph"/>
            <w:numPr>
              <w:numId w:val="17"/>
            </w:numPr>
            <w:ind w:hanging="360"/>
          </w:pPr>
        </w:pPrChange>
      </w:pPr>
      <w:ins w:id="289" w:author="Dimitri Saridakis (20083467)" w:date="2020-05-04T22:27:00Z">
        <w:r>
          <w:rPr>
            <w:noProof/>
          </w:rPr>
          <w:drawing>
            <wp:inline distT="0" distB="0" distL="0" distR="0" wp14:anchorId="3619C72F" wp14:editId="4DDBF1DA">
              <wp:extent cx="4038600" cy="14696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2240" cy="1478204"/>
                      </a:xfrm>
                      <a:prstGeom prst="rect">
                        <a:avLst/>
                      </a:prstGeom>
                    </pic:spPr>
                  </pic:pic>
                </a:graphicData>
              </a:graphic>
            </wp:inline>
          </w:drawing>
        </w:r>
      </w:ins>
    </w:p>
    <w:p w14:paraId="6DD39230" w14:textId="1D08BCE0" w:rsidR="00924DFE" w:rsidRPr="00924DFE" w:rsidRDefault="00D536DA" w:rsidP="00567E7F">
      <w:pPr>
        <w:ind w:left="360"/>
        <w:jc w:val="center"/>
        <w:rPr>
          <w:rFonts w:ascii="Times New Roman" w:hAnsi="Times New Roman" w:cs="Times New Roman"/>
          <w:color w:val="auto"/>
          <w:rPrChange w:id="290" w:author="Dimitri Saridakis (20083467)" w:date="2020-05-04T22:18:00Z">
            <w:rPr/>
          </w:rPrChange>
        </w:rPr>
        <w:pPrChange w:id="291" w:author="Dimitri Saridakis (20083467)" w:date="2020-05-04T22:22:00Z">
          <w:pPr/>
        </w:pPrChange>
      </w:pPr>
      <w:ins w:id="292" w:author="Dimitri Saridakis (20083467)" w:date="2020-05-04T22:35:00Z">
        <w:r>
          <w:rPr>
            <w:noProof/>
          </w:rPr>
          <w:drawing>
            <wp:inline distT="0" distB="0" distL="0" distR="0" wp14:anchorId="73429CC3" wp14:editId="0A3F65BF">
              <wp:extent cx="4066849" cy="403013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2887" cy="4046027"/>
                      </a:xfrm>
                      <a:prstGeom prst="rect">
                        <a:avLst/>
                      </a:prstGeom>
                    </pic:spPr>
                  </pic:pic>
                </a:graphicData>
              </a:graphic>
            </wp:inline>
          </w:drawing>
        </w:r>
      </w:ins>
    </w:p>
    <w:p w14:paraId="02878257" w14:textId="77777777" w:rsidR="00B33284" w:rsidRPr="00786A95" w:rsidRDefault="00B33284" w:rsidP="00DE6F6C">
      <w:pPr>
        <w:rPr>
          <w:rFonts w:ascii="Times New Roman" w:hAnsi="Times New Roman" w:cs="Times New Roman"/>
          <w:color w:val="auto"/>
        </w:rPr>
      </w:pPr>
    </w:p>
    <w:p w14:paraId="635AB959" w14:textId="4CA445EB" w:rsidR="00786A95" w:rsidRDefault="00A740D0" w:rsidP="00A740D0">
      <w:pPr>
        <w:pStyle w:val="Heading2"/>
      </w:pPr>
      <w:bookmarkStart w:id="293" w:name="_Toc39524993"/>
      <w:r>
        <w:t>Q8: Multiple Regression</w:t>
      </w:r>
      <w:bookmarkEnd w:id="293"/>
    </w:p>
    <w:p w14:paraId="649ABF91" w14:textId="04704B63" w:rsidR="008E3FF0" w:rsidRDefault="009F6211" w:rsidP="00A740D0">
      <w:pPr>
        <w:rPr>
          <w:ins w:id="294" w:author="Dimitri Saridakis (20083467)" w:date="2020-05-04T14:40:00Z"/>
          <w:rFonts w:ascii="Times New Roman" w:hAnsi="Times New Roman" w:cs="Times New Roman"/>
          <w:color w:val="auto"/>
        </w:rPr>
      </w:pPr>
      <w:r>
        <w:rPr>
          <w:rFonts w:ascii="Times New Roman" w:hAnsi="Times New Roman" w:cs="Times New Roman"/>
          <w:color w:val="auto"/>
        </w:rPr>
        <w:t>To build the next model for rent predictions I will use</w:t>
      </w:r>
      <w:ins w:id="295" w:author="Dimitri Saridakis (20083467)" w:date="2020-05-01T13:05:00Z">
        <w:r w:rsidR="00534343">
          <w:rPr>
            <w:rFonts w:ascii="Times New Roman" w:hAnsi="Times New Roman" w:cs="Times New Roman"/>
            <w:color w:val="auto"/>
          </w:rPr>
          <w:t xml:space="preserve"> a scaler -</w:t>
        </w:r>
      </w:ins>
      <w:r w:rsidR="00F42DDC" w:rsidRPr="00F42DDC">
        <w:rPr>
          <w:rFonts w:ascii="Times New Roman" w:hAnsi="Times New Roman" w:cs="Times New Roman"/>
          <w:color w:val="auto"/>
        </w:rPr>
        <w:t xml:space="preserve"> </w:t>
      </w:r>
      <w:proofErr w:type="spellStart"/>
      <w:r w:rsidR="00CC2881">
        <w:rPr>
          <w:rFonts w:ascii="Times New Roman" w:hAnsi="Times New Roman" w:cs="Times New Roman"/>
          <w:color w:val="auto"/>
        </w:rPr>
        <w:t>town</w:t>
      </w:r>
      <w:r w:rsidR="001566BF">
        <w:rPr>
          <w:rFonts w:ascii="Times New Roman" w:hAnsi="Times New Roman" w:cs="Times New Roman"/>
          <w:color w:val="auto"/>
        </w:rPr>
        <w:t>S</w:t>
      </w:r>
      <w:r w:rsidR="00CC2881">
        <w:rPr>
          <w:rFonts w:ascii="Times New Roman" w:hAnsi="Times New Roman" w:cs="Times New Roman"/>
          <w:color w:val="auto"/>
        </w:rPr>
        <w:t>ize</w:t>
      </w:r>
      <w:proofErr w:type="spellEnd"/>
      <w:r w:rsidR="001B03FE">
        <w:rPr>
          <w:rFonts w:ascii="Times New Roman" w:hAnsi="Times New Roman" w:cs="Times New Roman"/>
          <w:color w:val="auto"/>
        </w:rPr>
        <w:t xml:space="preserve"> (population)</w:t>
      </w:r>
      <w:ins w:id="296" w:author="Dimitri Saridakis (20083467)" w:date="2020-05-01T13:05:00Z">
        <w:r w:rsidR="00534343">
          <w:rPr>
            <w:rFonts w:ascii="Times New Roman" w:hAnsi="Times New Roman" w:cs="Times New Roman"/>
            <w:color w:val="auto"/>
          </w:rPr>
          <w:t xml:space="preserve"> along with the categorial </w:t>
        </w:r>
        <w:r w:rsidR="00C168AB">
          <w:rPr>
            <w:rFonts w:ascii="Times New Roman" w:hAnsi="Times New Roman" w:cs="Times New Roman"/>
            <w:color w:val="auto"/>
          </w:rPr>
          <w:t>variable</w:t>
        </w:r>
      </w:ins>
      <w:ins w:id="297" w:author="Dimitri Saridakis (20083467)" w:date="2020-05-04T14:26:00Z">
        <w:r w:rsidR="005924AE">
          <w:rPr>
            <w:rFonts w:ascii="Times New Roman" w:hAnsi="Times New Roman" w:cs="Times New Roman"/>
            <w:color w:val="auto"/>
          </w:rPr>
          <w:t xml:space="preserve"> </w:t>
        </w:r>
        <w:r w:rsidR="00844C6B">
          <w:rPr>
            <w:rFonts w:ascii="Times New Roman" w:hAnsi="Times New Roman" w:cs="Times New Roman"/>
            <w:color w:val="auto"/>
          </w:rPr>
          <w:t xml:space="preserve">management. I will create a model based on these variables then </w:t>
        </w:r>
        <w:r w:rsidR="0076333D">
          <w:rPr>
            <w:rFonts w:ascii="Times New Roman" w:hAnsi="Times New Roman" w:cs="Times New Roman"/>
            <w:color w:val="auto"/>
          </w:rPr>
          <w:t xml:space="preserve">briefly look at the other categorial variables to </w:t>
        </w:r>
      </w:ins>
      <w:ins w:id="298" w:author="Dimitri Saridakis (20083467)" w:date="2020-05-04T14:27:00Z">
        <w:r w:rsidR="008E7846">
          <w:rPr>
            <w:rFonts w:ascii="Times New Roman" w:hAnsi="Times New Roman" w:cs="Times New Roman"/>
            <w:color w:val="auto"/>
          </w:rPr>
          <w:t xml:space="preserve">explore if any </w:t>
        </w:r>
      </w:ins>
      <w:ins w:id="299" w:author="Dimitri Saridakis (20083467)" w:date="2020-05-04T14:33:00Z">
        <w:r w:rsidR="00AD25A3">
          <w:rPr>
            <w:rFonts w:ascii="Times New Roman" w:hAnsi="Times New Roman" w:cs="Times New Roman"/>
            <w:color w:val="auto"/>
          </w:rPr>
          <w:t>could ha</w:t>
        </w:r>
      </w:ins>
      <w:ins w:id="300" w:author="Dimitri Saridakis (20083467)" w:date="2020-05-04T14:34:00Z">
        <w:r w:rsidR="00AD25A3">
          <w:rPr>
            <w:rFonts w:ascii="Times New Roman" w:hAnsi="Times New Roman" w:cs="Times New Roman"/>
            <w:color w:val="auto"/>
          </w:rPr>
          <w:t>ve potentially been</w:t>
        </w:r>
      </w:ins>
      <w:ins w:id="301" w:author="Dimitri Saridakis (20083467)" w:date="2020-05-04T14:27:00Z">
        <w:r w:rsidR="008E7846">
          <w:rPr>
            <w:rFonts w:ascii="Times New Roman" w:hAnsi="Times New Roman" w:cs="Times New Roman"/>
            <w:color w:val="auto"/>
          </w:rPr>
          <w:t xml:space="preserve"> more suitable fits for the data.</w:t>
        </w:r>
      </w:ins>
      <w:ins w:id="302" w:author="Dimitri Saridakis (20083467)" w:date="2020-05-04T14:41:00Z">
        <w:r w:rsidR="00787E30">
          <w:rPr>
            <w:rFonts w:ascii="Times New Roman" w:hAnsi="Times New Roman" w:cs="Times New Roman"/>
            <w:color w:val="auto"/>
          </w:rPr>
          <w:t xml:space="preserve"> </w:t>
        </w:r>
        <w:r w:rsidR="00AB70C6">
          <w:rPr>
            <w:rFonts w:ascii="Times New Roman" w:hAnsi="Times New Roman" w:cs="Times New Roman"/>
            <w:color w:val="auto"/>
          </w:rPr>
          <w:t>We can visualise our data on the following scatter plot.</w:t>
        </w:r>
      </w:ins>
    </w:p>
    <w:p w14:paraId="71CAFF87" w14:textId="454500A7" w:rsidR="00787E30" w:rsidRDefault="00787E30" w:rsidP="00787E30">
      <w:pPr>
        <w:jc w:val="center"/>
        <w:rPr>
          <w:ins w:id="303" w:author="Dimitri Saridakis (20083467)" w:date="2020-05-04T14:29:00Z"/>
          <w:rFonts w:ascii="Times New Roman" w:hAnsi="Times New Roman" w:cs="Times New Roman"/>
          <w:color w:val="auto"/>
        </w:rPr>
        <w:pPrChange w:id="304" w:author="Dimitri Saridakis (20083467)" w:date="2020-05-04T14:40:00Z">
          <w:pPr/>
        </w:pPrChange>
      </w:pPr>
      <w:ins w:id="305" w:author="Dimitri Saridakis (20083467)" w:date="2020-05-04T14:40:00Z">
        <w:r>
          <w:rPr>
            <w:noProof/>
          </w:rPr>
          <w:drawing>
            <wp:inline distT="0" distB="0" distL="0" distR="0" wp14:anchorId="0336DC04" wp14:editId="07D73CD3">
              <wp:extent cx="4168140" cy="389219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089" cy="3896815"/>
                      </a:xfrm>
                      <a:prstGeom prst="rect">
                        <a:avLst/>
                      </a:prstGeom>
                    </pic:spPr>
                  </pic:pic>
                </a:graphicData>
              </a:graphic>
            </wp:inline>
          </w:drawing>
        </w:r>
      </w:ins>
    </w:p>
    <w:p w14:paraId="37350025" w14:textId="3566D53E" w:rsidR="006C4BE1" w:rsidRDefault="006C4BE1" w:rsidP="00A740D0">
      <w:pPr>
        <w:rPr>
          <w:ins w:id="306" w:author="Dimitri Saridakis (20083467)" w:date="2020-05-04T14:29:00Z"/>
          <w:rFonts w:ascii="Times New Roman" w:hAnsi="Times New Roman" w:cs="Times New Roman"/>
          <w:color w:val="auto"/>
        </w:rPr>
      </w:pPr>
      <w:ins w:id="307" w:author="Dimitri Saridakis (20083467)" w:date="2020-05-04T14:29:00Z">
        <w:r>
          <w:rPr>
            <w:rFonts w:ascii="Times New Roman" w:hAnsi="Times New Roman" w:cs="Times New Roman"/>
            <w:color w:val="auto"/>
          </w:rPr>
          <w:t xml:space="preserve">Calling </w:t>
        </w:r>
        <w:proofErr w:type="gramStart"/>
        <w:r w:rsidRPr="006C4BE1">
          <w:rPr>
            <w:rFonts w:ascii="Times New Roman" w:hAnsi="Times New Roman" w:cs="Times New Roman"/>
            <w:color w:val="auto"/>
          </w:rPr>
          <w:t>summary(</w:t>
        </w:r>
        <w:proofErr w:type="spellStart"/>
        <w:proofErr w:type="gramEnd"/>
        <w:r w:rsidRPr="006C4BE1">
          <w:rPr>
            <w:rFonts w:ascii="Times New Roman" w:hAnsi="Times New Roman" w:cs="Times New Roman"/>
            <w:color w:val="auto"/>
          </w:rPr>
          <w:t>lm</w:t>
        </w:r>
        <w:proofErr w:type="spellEnd"/>
        <w:r w:rsidRPr="006C4BE1">
          <w:rPr>
            <w:rFonts w:ascii="Times New Roman" w:hAnsi="Times New Roman" w:cs="Times New Roman"/>
            <w:color w:val="auto"/>
          </w:rPr>
          <w:t xml:space="preserve">(rent~ </w:t>
        </w:r>
        <w:proofErr w:type="spellStart"/>
        <w:r w:rsidRPr="006C4BE1">
          <w:rPr>
            <w:rFonts w:ascii="Times New Roman" w:hAnsi="Times New Roman" w:cs="Times New Roman"/>
            <w:color w:val="auto"/>
          </w:rPr>
          <w:t>townSize</w:t>
        </w:r>
        <w:proofErr w:type="spellEnd"/>
        <w:r w:rsidRPr="006C4BE1">
          <w:rPr>
            <w:rFonts w:ascii="Times New Roman" w:hAnsi="Times New Roman" w:cs="Times New Roman"/>
            <w:color w:val="auto"/>
          </w:rPr>
          <w:t>))</w:t>
        </w:r>
        <w:r>
          <w:rPr>
            <w:rFonts w:ascii="Times New Roman" w:hAnsi="Times New Roman" w:cs="Times New Roman"/>
            <w:color w:val="auto"/>
          </w:rPr>
          <w:t xml:space="preserve"> returns </w:t>
        </w:r>
        <w:r w:rsidR="00A624AE">
          <w:rPr>
            <w:rFonts w:ascii="Times New Roman" w:hAnsi="Times New Roman" w:cs="Times New Roman"/>
            <w:color w:val="auto"/>
          </w:rPr>
          <w:t>a summary as follows:</w:t>
        </w:r>
      </w:ins>
    </w:p>
    <w:p w14:paraId="49BF9903" w14:textId="7D0F2E63" w:rsidR="00A624AE" w:rsidRDefault="00A624AE" w:rsidP="00A624AE">
      <w:pPr>
        <w:jc w:val="center"/>
        <w:rPr>
          <w:ins w:id="308" w:author="Dimitri Saridakis (20083467)" w:date="2020-05-04T14:30:00Z"/>
          <w:rFonts w:ascii="Times New Roman" w:hAnsi="Times New Roman" w:cs="Times New Roman"/>
          <w:color w:val="auto"/>
        </w:rPr>
      </w:pPr>
      <w:ins w:id="309" w:author="Dimitri Saridakis (20083467)" w:date="2020-05-04T14:29:00Z">
        <w:r>
          <w:rPr>
            <w:noProof/>
          </w:rPr>
          <w:drawing>
            <wp:inline distT="0" distB="0" distL="0" distR="0" wp14:anchorId="3B95B8BB" wp14:editId="7C583D27">
              <wp:extent cx="3863340" cy="2171340"/>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8881" cy="2174454"/>
                      </a:xfrm>
                      <a:prstGeom prst="rect">
                        <a:avLst/>
                      </a:prstGeom>
                    </pic:spPr>
                  </pic:pic>
                </a:graphicData>
              </a:graphic>
            </wp:inline>
          </w:drawing>
        </w:r>
      </w:ins>
    </w:p>
    <w:p w14:paraId="4A739383" w14:textId="72369E77" w:rsidR="00A624AE" w:rsidRDefault="008857FF" w:rsidP="00A624AE">
      <w:pPr>
        <w:rPr>
          <w:ins w:id="310" w:author="Dimitri Saridakis (20083467)" w:date="2020-05-04T14:47:00Z"/>
          <w:rFonts w:ascii="Times New Roman" w:hAnsi="Times New Roman" w:cs="Times New Roman"/>
          <w:color w:val="auto"/>
        </w:rPr>
      </w:pPr>
      <w:ins w:id="311" w:author="Dimitri Saridakis (20083467)" w:date="2020-05-04T14:45:00Z">
        <w:r>
          <w:rPr>
            <w:rFonts w:ascii="Times New Roman" w:hAnsi="Times New Roman" w:cs="Times New Roman"/>
            <w:color w:val="auto"/>
          </w:rPr>
          <w:t>Noting</w:t>
        </w:r>
      </w:ins>
      <w:ins w:id="312" w:author="Dimitri Saridakis (20083467)" w:date="2020-05-04T14:59:00Z">
        <w:r w:rsidR="001708E9">
          <w:rPr>
            <w:rFonts w:ascii="Times New Roman" w:hAnsi="Times New Roman" w:cs="Times New Roman"/>
            <w:color w:val="auto"/>
          </w:rPr>
          <w:t xml:space="preserve"> both </w:t>
        </w:r>
        <w:r w:rsidR="00A513AE">
          <w:rPr>
            <w:rFonts w:ascii="Times New Roman" w:hAnsi="Times New Roman" w:cs="Times New Roman"/>
            <w:color w:val="auto"/>
          </w:rPr>
          <w:t>visually from the p</w:t>
        </w:r>
      </w:ins>
      <w:ins w:id="313" w:author="Dimitri Saridakis (20083467)" w:date="2020-05-04T15:00:00Z">
        <w:r w:rsidR="00A513AE">
          <w:rPr>
            <w:rFonts w:ascii="Times New Roman" w:hAnsi="Times New Roman" w:cs="Times New Roman"/>
            <w:color w:val="auto"/>
          </w:rPr>
          <w:t xml:space="preserve">lot and from the r output, </w:t>
        </w:r>
      </w:ins>
      <w:ins w:id="314" w:author="Dimitri Saridakis (20083467)" w:date="2020-05-04T14:45:00Z">
        <w:r>
          <w:rPr>
            <w:rFonts w:ascii="Times New Roman" w:hAnsi="Times New Roman" w:cs="Times New Roman"/>
            <w:color w:val="auto"/>
          </w:rPr>
          <w:t>that with a r</w:t>
        </w:r>
        <w:r>
          <w:rPr>
            <w:rFonts w:ascii="Times New Roman" w:hAnsi="Times New Roman" w:cs="Times New Roman"/>
            <w:color w:val="auto"/>
            <w:vertAlign w:val="superscript"/>
          </w:rPr>
          <w:t>2</w:t>
        </w:r>
        <w:r>
          <w:rPr>
            <w:rFonts w:ascii="Times New Roman" w:hAnsi="Times New Roman" w:cs="Times New Roman"/>
            <w:color w:val="auto"/>
          </w:rPr>
          <w:t xml:space="preserve"> value of </w:t>
        </w:r>
      </w:ins>
      <w:ins w:id="315" w:author="Dimitri Saridakis (20083467)" w:date="2020-05-04T14:46:00Z">
        <w:r w:rsidR="00A905E6">
          <w:rPr>
            <w:rFonts w:ascii="Times New Roman" w:hAnsi="Times New Roman" w:cs="Times New Roman"/>
            <w:color w:val="auto"/>
          </w:rPr>
          <w:t xml:space="preserve">0.0179 we can conclude that </w:t>
        </w:r>
        <w:r w:rsidR="0017191A">
          <w:rPr>
            <w:rFonts w:ascii="Times New Roman" w:hAnsi="Times New Roman" w:cs="Times New Roman"/>
            <w:color w:val="auto"/>
          </w:rPr>
          <w:t xml:space="preserve">just 1.8% points of variance in rent levels can be attributed to </w:t>
        </w:r>
        <w:r w:rsidR="0099474D">
          <w:rPr>
            <w:rFonts w:ascii="Times New Roman" w:hAnsi="Times New Roman" w:cs="Times New Roman"/>
            <w:color w:val="auto"/>
          </w:rPr>
          <w:t xml:space="preserve">these two </w:t>
        </w:r>
      </w:ins>
      <w:ins w:id="316" w:author="Dimitri Saridakis (20083467)" w:date="2020-05-04T14:47:00Z">
        <w:r w:rsidR="0099474D">
          <w:rPr>
            <w:rFonts w:ascii="Times New Roman" w:hAnsi="Times New Roman" w:cs="Times New Roman"/>
            <w:color w:val="auto"/>
          </w:rPr>
          <w:t>variables collectively</w:t>
        </w:r>
      </w:ins>
      <w:ins w:id="317" w:author="Dimitri Saridakis (20083467)" w:date="2020-05-04T15:03:00Z">
        <w:r w:rsidR="00641CD9">
          <w:rPr>
            <w:rFonts w:ascii="Times New Roman" w:hAnsi="Times New Roman" w:cs="Times New Roman"/>
            <w:color w:val="auto"/>
          </w:rPr>
          <w:t xml:space="preserve"> and with a </w:t>
        </w:r>
        <w:proofErr w:type="spellStart"/>
        <w:r w:rsidR="00641CD9">
          <w:rPr>
            <w:rFonts w:ascii="Times New Roman" w:hAnsi="Times New Roman" w:cs="Times New Roman"/>
            <w:color w:val="auto"/>
          </w:rPr>
          <w:t>cor</w:t>
        </w:r>
      </w:ins>
      <w:proofErr w:type="spellEnd"/>
      <w:ins w:id="318" w:author="Dimitri Saridakis (20083467)" w:date="2020-05-04T15:04:00Z">
        <w:r w:rsidR="008623DE">
          <w:rPr>
            <w:rFonts w:ascii="Times New Roman" w:hAnsi="Times New Roman" w:cs="Times New Roman"/>
            <w:color w:val="auto"/>
          </w:rPr>
          <w:t xml:space="preserve"> test</w:t>
        </w:r>
      </w:ins>
      <w:ins w:id="319" w:author="Dimitri Saridakis (20083467)" w:date="2020-05-04T15:03:00Z">
        <w:r w:rsidR="00641CD9">
          <w:rPr>
            <w:rFonts w:ascii="Times New Roman" w:hAnsi="Times New Roman" w:cs="Times New Roman"/>
            <w:color w:val="auto"/>
          </w:rPr>
          <w:t xml:space="preserve"> value of </w:t>
        </w:r>
        <w:r w:rsidR="00641CD9" w:rsidRPr="00641CD9">
          <w:rPr>
            <w:rFonts w:ascii="Times New Roman" w:hAnsi="Times New Roman" w:cs="Times New Roman"/>
            <w:color w:val="auto"/>
          </w:rPr>
          <w:t>0.1520635</w:t>
        </w:r>
        <w:r w:rsidR="008623DE">
          <w:rPr>
            <w:rFonts w:ascii="Times New Roman" w:hAnsi="Times New Roman" w:cs="Times New Roman"/>
            <w:color w:val="auto"/>
          </w:rPr>
          <w:t xml:space="preserve"> there isn’t much </w:t>
        </w:r>
      </w:ins>
      <w:ins w:id="320" w:author="Dimitri Saridakis (20083467)" w:date="2020-05-04T15:04:00Z">
        <w:r w:rsidR="008623DE">
          <w:rPr>
            <w:rFonts w:ascii="Times New Roman" w:hAnsi="Times New Roman" w:cs="Times New Roman"/>
            <w:color w:val="auto"/>
          </w:rPr>
          <w:t>o</w:t>
        </w:r>
      </w:ins>
      <w:ins w:id="321" w:author="Dimitri Saridakis (20083467)" w:date="2020-05-04T15:00:00Z">
        <w:r w:rsidR="00782AD3">
          <w:rPr>
            <w:rFonts w:ascii="Times New Roman" w:hAnsi="Times New Roman" w:cs="Times New Roman"/>
            <w:color w:val="auto"/>
          </w:rPr>
          <w:t>f a correlation</w:t>
        </w:r>
      </w:ins>
      <w:ins w:id="322" w:author="Dimitri Saridakis (20083467)" w:date="2020-05-04T15:04:00Z">
        <w:r w:rsidR="008623DE">
          <w:rPr>
            <w:rFonts w:ascii="Times New Roman" w:hAnsi="Times New Roman" w:cs="Times New Roman"/>
            <w:color w:val="auto"/>
          </w:rPr>
          <w:t xml:space="preserve"> either</w:t>
        </w:r>
      </w:ins>
      <w:ins w:id="323" w:author="Dimitri Saridakis (20083467)" w:date="2020-05-04T15:00:00Z">
        <w:r w:rsidR="00782AD3">
          <w:rPr>
            <w:rFonts w:ascii="Times New Roman" w:hAnsi="Times New Roman" w:cs="Times New Roman"/>
            <w:color w:val="auto"/>
          </w:rPr>
          <w:t>.</w:t>
        </w:r>
      </w:ins>
    </w:p>
    <w:p w14:paraId="55132F5C" w14:textId="1BA54D7D" w:rsidR="0099474D" w:rsidRDefault="00F06143" w:rsidP="00A624AE">
      <w:pPr>
        <w:rPr>
          <w:ins w:id="324" w:author="Dimitri Saridakis (20083467)" w:date="2020-05-04T14:47:00Z"/>
          <w:rFonts w:ascii="Times New Roman" w:hAnsi="Times New Roman" w:cs="Times New Roman"/>
          <w:color w:val="auto"/>
        </w:rPr>
      </w:pPr>
      <w:ins w:id="325" w:author="Dimitri Saridakis (20083467)" w:date="2020-05-04T14:47:00Z">
        <w:r>
          <w:rPr>
            <w:rFonts w:ascii="Times New Roman" w:hAnsi="Times New Roman" w:cs="Times New Roman"/>
            <w:color w:val="auto"/>
          </w:rPr>
          <w:t>Our model is;</w:t>
        </w:r>
      </w:ins>
    </w:p>
    <w:p w14:paraId="2F9A63FE" w14:textId="439EE824" w:rsidR="00F06143" w:rsidRDefault="00F06143" w:rsidP="00A624AE">
      <w:pPr>
        <w:rPr>
          <w:ins w:id="326" w:author="Dimitri Saridakis (20083467)" w:date="2020-05-04T15:04:00Z"/>
          <w:rFonts w:ascii="Times New Roman" w:hAnsi="Times New Roman" w:cs="Times New Roman"/>
          <w:color w:val="auto"/>
        </w:rPr>
      </w:pPr>
      <w:ins w:id="327" w:author="Dimitri Saridakis (20083467)" w:date="2020-05-04T14:47:00Z">
        <w:r>
          <w:rPr>
            <w:rFonts w:ascii="Times New Roman" w:hAnsi="Times New Roman" w:cs="Times New Roman"/>
            <w:color w:val="auto"/>
          </w:rPr>
          <w:t xml:space="preserve">Rent = </w:t>
        </w:r>
        <w:r w:rsidR="00E72F9D">
          <w:rPr>
            <w:rFonts w:ascii="Times New Roman" w:hAnsi="Times New Roman" w:cs="Times New Roman"/>
            <w:color w:val="auto"/>
          </w:rPr>
          <w:t>7</w:t>
        </w:r>
      </w:ins>
      <w:ins w:id="328" w:author="Dimitri Saridakis (20083467)" w:date="2020-05-04T14:48:00Z">
        <w:r w:rsidR="00E72F9D">
          <w:rPr>
            <w:rFonts w:ascii="Times New Roman" w:hAnsi="Times New Roman" w:cs="Times New Roman"/>
            <w:color w:val="auto"/>
          </w:rPr>
          <w:t>.</w:t>
        </w:r>
      </w:ins>
      <w:ins w:id="329" w:author="Dimitri Saridakis (20083467)" w:date="2020-05-04T14:49:00Z">
        <w:r w:rsidR="005A46C1">
          <w:rPr>
            <w:rFonts w:ascii="Times New Roman" w:hAnsi="Times New Roman" w:cs="Times New Roman"/>
            <w:color w:val="auto"/>
          </w:rPr>
          <w:t>9</w:t>
        </w:r>
        <w:r w:rsidR="00B22F98">
          <w:rPr>
            <w:rFonts w:ascii="Times New Roman" w:hAnsi="Times New Roman" w:cs="Times New Roman"/>
            <w:color w:val="auto"/>
          </w:rPr>
          <w:t>09(</w:t>
        </w:r>
        <w:r w:rsidR="00AE2881">
          <w:rPr>
            <w:rFonts w:ascii="Times New Roman" w:hAnsi="Times New Roman" w:cs="Times New Roman"/>
            <w:color w:val="auto"/>
          </w:rPr>
          <w:t>pop</w:t>
        </w:r>
      </w:ins>
      <w:ins w:id="330" w:author="Dimitri Saridakis (20083467)" w:date="2020-05-04T14:50:00Z">
        <w:r w:rsidR="00AE2881">
          <w:rPr>
            <w:rFonts w:ascii="Times New Roman" w:hAnsi="Times New Roman" w:cs="Times New Roman"/>
            <w:color w:val="auto"/>
          </w:rPr>
          <w:t>ulation</w:t>
        </w:r>
      </w:ins>
      <w:ins w:id="331" w:author="Dimitri Saridakis (20083467)" w:date="2020-05-04T14:49:00Z">
        <w:r w:rsidR="00B22F98">
          <w:rPr>
            <w:rFonts w:ascii="Times New Roman" w:hAnsi="Times New Roman" w:cs="Times New Roman"/>
            <w:color w:val="auto"/>
          </w:rPr>
          <w:t>) + 814.26</w:t>
        </w:r>
      </w:ins>
    </w:p>
    <w:p w14:paraId="57ABCF68" w14:textId="5D7E2C2D" w:rsidR="00567E7F" w:rsidRDefault="00567E7F" w:rsidP="00A624AE">
      <w:pPr>
        <w:rPr>
          <w:ins w:id="332" w:author="Dimitri Saridakis (20083467)" w:date="2020-05-04T22:22:00Z"/>
          <w:rFonts w:ascii="Times New Roman" w:hAnsi="Times New Roman" w:cs="Times New Roman"/>
          <w:color w:val="auto"/>
        </w:rPr>
      </w:pPr>
      <w:ins w:id="333" w:author="Dimitri Saridakis (20083467)" w:date="2020-05-04T22:22:00Z">
        <w:r>
          <w:rPr>
            <w:rFonts w:ascii="Times New Roman" w:hAnsi="Times New Roman" w:cs="Times New Roman"/>
            <w:color w:val="auto"/>
          </w:rPr>
          <w:t>Next I will check the normality of the distribution:</w:t>
        </w:r>
      </w:ins>
    </w:p>
    <w:p w14:paraId="4C71B54E" w14:textId="1A20A4A5" w:rsidR="00567E7F" w:rsidRDefault="00567E7F" w:rsidP="00567E7F">
      <w:pPr>
        <w:jc w:val="center"/>
        <w:rPr>
          <w:ins w:id="334" w:author="Dimitri Saridakis (20083467)" w:date="2020-05-04T22:30:00Z"/>
          <w:rFonts w:ascii="Times New Roman" w:hAnsi="Times New Roman" w:cs="Times New Roman"/>
          <w:color w:val="auto"/>
        </w:rPr>
      </w:pPr>
      <w:ins w:id="335" w:author="Dimitri Saridakis (20083467)" w:date="2020-05-04T22:22:00Z">
        <w:r>
          <w:rPr>
            <w:noProof/>
          </w:rPr>
          <w:drawing>
            <wp:inline distT="0" distB="0" distL="0" distR="0" wp14:anchorId="7B65A422" wp14:editId="37A69F76">
              <wp:extent cx="4478867" cy="445191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436" cy="4454464"/>
                      </a:xfrm>
                      <a:prstGeom prst="rect">
                        <a:avLst/>
                      </a:prstGeom>
                    </pic:spPr>
                  </pic:pic>
                </a:graphicData>
              </a:graphic>
            </wp:inline>
          </w:drawing>
        </w:r>
      </w:ins>
    </w:p>
    <w:p w14:paraId="715900D1" w14:textId="7813F2D8" w:rsidR="00F148BC" w:rsidRDefault="00F148BC" w:rsidP="00567E7F">
      <w:pPr>
        <w:jc w:val="center"/>
        <w:rPr>
          <w:ins w:id="336" w:author="Dimitri Saridakis (20083467)" w:date="2020-05-04T22:30:00Z"/>
          <w:rFonts w:ascii="Times New Roman" w:hAnsi="Times New Roman" w:cs="Times New Roman"/>
          <w:b/>
          <w:bCs/>
          <w:color w:val="auto"/>
        </w:rPr>
      </w:pPr>
      <w:ins w:id="337" w:author="Dimitri Saridakis (20083467)" w:date="2020-05-04T22:30:00Z">
        <w:r>
          <w:rPr>
            <w:noProof/>
          </w:rPr>
          <w:drawing>
            <wp:inline distT="0" distB="0" distL="0" distR="0" wp14:anchorId="449A441F" wp14:editId="19B73EB8">
              <wp:extent cx="4097867" cy="144136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559" cy="1450757"/>
                      </a:xfrm>
                      <a:prstGeom prst="rect">
                        <a:avLst/>
                      </a:prstGeom>
                    </pic:spPr>
                  </pic:pic>
                </a:graphicData>
              </a:graphic>
            </wp:inline>
          </w:drawing>
        </w:r>
      </w:ins>
    </w:p>
    <w:p w14:paraId="0EF891C5" w14:textId="7DF6AC4B" w:rsidR="008D79BE" w:rsidRPr="00ED5D06" w:rsidRDefault="00ED5D06" w:rsidP="00ED5D06">
      <w:pPr>
        <w:rPr>
          <w:ins w:id="338" w:author="Dimitri Saridakis (20083467)" w:date="2020-05-04T22:22:00Z"/>
          <w:rFonts w:ascii="Times New Roman" w:hAnsi="Times New Roman" w:cs="Times New Roman"/>
          <w:color w:val="auto"/>
          <w:rPrChange w:id="339" w:author="Dimitri Saridakis (20083467)" w:date="2020-05-04T22:31:00Z">
            <w:rPr>
              <w:ins w:id="340" w:author="Dimitri Saridakis (20083467)" w:date="2020-05-04T22:22:00Z"/>
              <w:rFonts w:ascii="Times New Roman" w:hAnsi="Times New Roman" w:cs="Times New Roman"/>
              <w:color w:val="auto"/>
            </w:rPr>
          </w:rPrChange>
        </w:rPr>
        <w:pPrChange w:id="341" w:author="Dimitri Saridakis (20083467)" w:date="2020-05-04T22:31:00Z">
          <w:pPr/>
        </w:pPrChange>
      </w:pPr>
      <w:ins w:id="342" w:author="Dimitri Saridakis (20083467)" w:date="2020-05-04T22:31:00Z">
        <w:r w:rsidRPr="00ED5D06">
          <w:rPr>
            <w:rFonts w:ascii="Times New Roman" w:hAnsi="Times New Roman" w:cs="Times New Roman"/>
            <w:color w:val="auto"/>
            <w:rPrChange w:id="343" w:author="Dimitri Saridakis (20083467)" w:date="2020-05-04T22:31:00Z">
              <w:rPr>
                <w:rFonts w:ascii="Times New Roman" w:hAnsi="Times New Roman" w:cs="Times New Roman"/>
                <w:b/>
                <w:bCs/>
                <w:color w:val="auto"/>
              </w:rPr>
            </w:rPrChange>
          </w:rPr>
          <w:t xml:space="preserve">The </w:t>
        </w:r>
        <w:r>
          <w:rPr>
            <w:rFonts w:ascii="Times New Roman" w:hAnsi="Times New Roman" w:cs="Times New Roman"/>
            <w:color w:val="auto"/>
          </w:rPr>
          <w:t xml:space="preserve">main test I will be paying attention to here is the </w:t>
        </w:r>
        <w:proofErr w:type="spellStart"/>
        <w:r>
          <w:rPr>
            <w:rFonts w:ascii="Times New Roman" w:hAnsi="Times New Roman" w:cs="Times New Roman"/>
            <w:color w:val="auto"/>
          </w:rPr>
          <w:t>Kolom</w:t>
        </w:r>
        <w:r w:rsidR="00576932">
          <w:rPr>
            <w:rFonts w:ascii="Times New Roman" w:hAnsi="Times New Roman" w:cs="Times New Roman"/>
            <w:color w:val="auto"/>
          </w:rPr>
          <w:t>ogorov</w:t>
        </w:r>
        <w:proofErr w:type="spellEnd"/>
        <w:r w:rsidR="00576932">
          <w:rPr>
            <w:rFonts w:ascii="Times New Roman" w:hAnsi="Times New Roman" w:cs="Times New Roman"/>
            <w:color w:val="auto"/>
          </w:rPr>
          <w:t xml:space="preserve">-Smirnov test given the </w:t>
        </w:r>
      </w:ins>
      <w:ins w:id="344" w:author="Dimitri Saridakis (20083467)" w:date="2020-05-04T22:32:00Z">
        <w:r w:rsidR="00576932">
          <w:rPr>
            <w:rFonts w:ascii="Times New Roman" w:hAnsi="Times New Roman" w:cs="Times New Roman"/>
            <w:color w:val="auto"/>
          </w:rPr>
          <w:t>sample size of the data set.</w:t>
        </w:r>
        <w:r w:rsidR="008D79BE">
          <w:rPr>
            <w:rFonts w:ascii="Times New Roman" w:hAnsi="Times New Roman" w:cs="Times New Roman"/>
            <w:color w:val="auto"/>
          </w:rPr>
          <w:t xml:space="preserve"> With p-value &gt; 0.05 </w:t>
        </w:r>
      </w:ins>
      <w:ins w:id="345" w:author="Dimitri Saridakis (20083467)" w:date="2020-05-04T22:34:00Z">
        <w:r w:rsidR="0025477B">
          <w:rPr>
            <w:rFonts w:ascii="Times New Roman" w:hAnsi="Times New Roman" w:cs="Times New Roman"/>
            <w:color w:val="auto"/>
          </w:rPr>
          <w:t>therefore we can conclude with a 95% confidence variable that the data is normally distributed</w:t>
        </w:r>
        <w:r w:rsidR="0025477B">
          <w:rPr>
            <w:rFonts w:ascii="Times New Roman" w:hAnsi="Times New Roman" w:cs="Times New Roman"/>
            <w:color w:val="auto"/>
          </w:rPr>
          <w:t>.</w:t>
        </w:r>
      </w:ins>
    </w:p>
    <w:p w14:paraId="5653099A" w14:textId="127CC55A" w:rsidR="001E6934" w:rsidRDefault="001318C4" w:rsidP="00A624AE">
      <w:pPr>
        <w:rPr>
          <w:ins w:id="346" w:author="Dimitri Saridakis (20083467)" w:date="2020-05-04T15:24:00Z"/>
          <w:rFonts w:ascii="Times New Roman" w:hAnsi="Times New Roman" w:cs="Times New Roman"/>
          <w:color w:val="auto"/>
        </w:rPr>
      </w:pPr>
      <w:ins w:id="347" w:author="Dimitri Saridakis (20083467)" w:date="2020-05-04T15:04:00Z">
        <w:r>
          <w:rPr>
            <w:rFonts w:ascii="Times New Roman" w:hAnsi="Times New Roman" w:cs="Times New Roman"/>
            <w:color w:val="auto"/>
          </w:rPr>
          <w:t>Using this model</w:t>
        </w:r>
      </w:ins>
      <w:ins w:id="348" w:author="Dimitri Saridakis (20083467)" w:date="2020-05-04T15:05:00Z">
        <w:r w:rsidR="006F37BB">
          <w:rPr>
            <w:rFonts w:ascii="Times New Roman" w:hAnsi="Times New Roman" w:cs="Times New Roman"/>
            <w:color w:val="auto"/>
          </w:rPr>
          <w:t xml:space="preserve"> with </w:t>
        </w:r>
      </w:ins>
      <w:ins w:id="349" w:author="Dimitri Saridakis (20083467)" w:date="2020-05-04T15:14:00Z">
        <w:r w:rsidR="005B3C6E">
          <w:rPr>
            <w:rFonts w:ascii="Times New Roman" w:hAnsi="Times New Roman" w:cs="Times New Roman"/>
            <w:color w:val="auto"/>
          </w:rPr>
          <w:t xml:space="preserve">8 for population (interpolated) </w:t>
        </w:r>
        <w:r w:rsidR="001E6934">
          <w:rPr>
            <w:rFonts w:ascii="Times New Roman" w:hAnsi="Times New Roman" w:cs="Times New Roman"/>
            <w:color w:val="auto"/>
          </w:rPr>
          <w:t xml:space="preserve">our given rent value is: </w:t>
        </w:r>
        <w:r w:rsidR="001E6934" w:rsidRPr="001E6934">
          <w:rPr>
            <w:rFonts w:ascii="Times New Roman" w:hAnsi="Times New Roman" w:cs="Times New Roman"/>
            <w:color w:val="auto"/>
          </w:rPr>
          <w:t>870.9872</w:t>
        </w:r>
      </w:ins>
    </w:p>
    <w:p w14:paraId="042D3C87" w14:textId="5B836C89" w:rsidR="009335C1" w:rsidRDefault="005814A9" w:rsidP="00A624AE">
      <w:pPr>
        <w:rPr>
          <w:ins w:id="350" w:author="Dimitri Saridakis (20083467)" w:date="2020-05-04T15:28:00Z"/>
          <w:rFonts w:ascii="Times New Roman" w:hAnsi="Times New Roman" w:cs="Times New Roman"/>
          <w:color w:val="auto"/>
        </w:rPr>
      </w:pPr>
      <w:ins w:id="351" w:author="Dimitri Saridakis (20083467)" w:date="2020-05-04T15:24:00Z">
        <w:r>
          <w:rPr>
            <w:rFonts w:ascii="Times New Roman" w:hAnsi="Times New Roman" w:cs="Times New Roman"/>
            <w:color w:val="auto"/>
          </w:rPr>
          <w:t>Using the mean population value</w:t>
        </w:r>
      </w:ins>
      <w:ins w:id="352" w:author="Dimitri Saridakis (20083467)" w:date="2020-05-04T15:28:00Z">
        <w:r w:rsidR="009E2706">
          <w:rPr>
            <w:rFonts w:ascii="Times New Roman" w:hAnsi="Times New Roman" w:cs="Times New Roman"/>
            <w:color w:val="auto"/>
          </w:rPr>
          <w:t xml:space="preserve"> </w:t>
        </w:r>
      </w:ins>
      <w:ins w:id="353" w:author="Dimitri Saridakis (20083467)" w:date="2020-05-04T15:24:00Z">
        <w:r w:rsidR="00972C6D">
          <w:rPr>
            <w:rFonts w:ascii="Times New Roman" w:hAnsi="Times New Roman" w:cs="Times New Roman"/>
            <w:color w:val="auto"/>
          </w:rPr>
          <w:t>(</w:t>
        </w:r>
      </w:ins>
      <w:ins w:id="354" w:author="Dimitri Saridakis (20083467)" w:date="2020-05-04T15:28:00Z">
        <w:r w:rsidR="00750ABF" w:rsidRPr="00750ABF">
          <w:rPr>
            <w:rFonts w:ascii="Times New Roman" w:hAnsi="Times New Roman" w:cs="Times New Roman"/>
            <w:color w:val="auto"/>
          </w:rPr>
          <w:t>9.314433</w:t>
        </w:r>
        <w:r w:rsidR="00750ABF">
          <w:rPr>
            <w:rFonts w:ascii="Times New Roman" w:hAnsi="Times New Roman" w:cs="Times New Roman"/>
            <w:color w:val="auto"/>
          </w:rPr>
          <w:t>)</w:t>
        </w:r>
        <w:r w:rsidR="009E2706">
          <w:rPr>
            <w:rFonts w:ascii="Times New Roman" w:hAnsi="Times New Roman" w:cs="Times New Roman"/>
            <w:color w:val="auto"/>
          </w:rPr>
          <w:t>, also interpolated.</w:t>
        </w:r>
      </w:ins>
    </w:p>
    <w:p w14:paraId="092D04B8" w14:textId="7DA698D3" w:rsidR="00750ABF" w:rsidRDefault="009E2706" w:rsidP="00A624AE">
      <w:pPr>
        <w:rPr>
          <w:ins w:id="355" w:author="Dimitri Saridakis (20083467)" w:date="2020-05-04T15:29:00Z"/>
          <w:rFonts w:ascii="Times New Roman" w:hAnsi="Times New Roman" w:cs="Times New Roman"/>
          <w:color w:val="auto"/>
        </w:rPr>
      </w:pPr>
      <w:ins w:id="356" w:author="Dimitri Saridakis (20083467)" w:date="2020-05-04T15:28:00Z">
        <w:r>
          <w:rPr>
            <w:rFonts w:ascii="Times New Roman" w:hAnsi="Times New Roman" w:cs="Times New Roman"/>
            <w:color w:val="auto"/>
          </w:rPr>
          <w:t xml:space="preserve">Rent = </w:t>
        </w:r>
        <w:r w:rsidRPr="009E2706">
          <w:rPr>
            <w:rFonts w:ascii="Times New Roman" w:hAnsi="Times New Roman" w:cs="Times New Roman"/>
            <w:color w:val="auto"/>
          </w:rPr>
          <w:t>7.0909*(9.314433) + 814.26</w:t>
        </w:r>
        <w:r>
          <w:rPr>
            <w:rFonts w:ascii="Times New Roman" w:hAnsi="Times New Roman" w:cs="Times New Roman"/>
            <w:color w:val="auto"/>
          </w:rPr>
          <w:t xml:space="preserve"> = </w:t>
        </w:r>
      </w:ins>
      <w:ins w:id="357" w:author="Dimitri Saridakis (20083467)" w:date="2020-05-04T15:29:00Z">
        <w:r w:rsidR="0009669E" w:rsidRPr="0009669E">
          <w:rPr>
            <w:rFonts w:ascii="Times New Roman" w:hAnsi="Times New Roman" w:cs="Times New Roman"/>
            <w:color w:val="auto"/>
          </w:rPr>
          <w:t>880.3077</w:t>
        </w:r>
      </w:ins>
    </w:p>
    <w:p w14:paraId="481A3162" w14:textId="7F67D282" w:rsidR="005814A9" w:rsidRDefault="0009669E" w:rsidP="00A624AE">
      <w:pPr>
        <w:rPr>
          <w:ins w:id="358" w:author="Dimitri Saridakis (20083467)" w:date="2020-05-04T15:30:00Z"/>
          <w:rFonts w:ascii="Times New Roman" w:hAnsi="Times New Roman" w:cs="Times New Roman"/>
          <w:color w:val="auto"/>
        </w:rPr>
      </w:pPr>
      <w:ins w:id="359" w:author="Dimitri Saridakis (20083467)" w:date="2020-05-04T15:29:00Z">
        <w:r>
          <w:rPr>
            <w:rFonts w:ascii="Times New Roman" w:hAnsi="Times New Roman" w:cs="Times New Roman"/>
            <w:color w:val="auto"/>
          </w:rPr>
          <w:t xml:space="preserve">Given that the mean rent is </w:t>
        </w:r>
      </w:ins>
      <w:ins w:id="360" w:author="Dimitri Saridakis (20083467)" w:date="2020-05-04T15:25:00Z">
        <w:r w:rsidR="00972C6D">
          <w:rPr>
            <w:rFonts w:ascii="Times New Roman" w:hAnsi="Times New Roman" w:cs="Times New Roman"/>
            <w:color w:val="auto"/>
          </w:rPr>
          <w:t>88</w:t>
        </w:r>
        <w:r w:rsidR="009025FB">
          <w:rPr>
            <w:rFonts w:ascii="Times New Roman" w:hAnsi="Times New Roman" w:cs="Times New Roman"/>
            <w:color w:val="auto"/>
          </w:rPr>
          <w:t>8.8</w:t>
        </w:r>
      </w:ins>
      <w:ins w:id="361" w:author="Dimitri Saridakis (20083467)" w:date="2020-05-04T15:29:00Z">
        <w:r>
          <w:rPr>
            <w:rFonts w:ascii="Times New Roman" w:hAnsi="Times New Roman" w:cs="Times New Roman"/>
            <w:color w:val="auto"/>
          </w:rPr>
          <w:t>1, that isn’t too far off</w:t>
        </w:r>
      </w:ins>
      <w:ins w:id="362" w:author="Dimitri Saridakis (20083467)" w:date="2020-05-04T15:47:00Z">
        <w:r w:rsidR="00501695">
          <w:rPr>
            <w:rFonts w:ascii="Times New Roman" w:hAnsi="Times New Roman" w:cs="Times New Roman"/>
            <w:color w:val="auto"/>
          </w:rPr>
          <w:t>, in fact it</w:t>
        </w:r>
      </w:ins>
      <w:ins w:id="363" w:author="Dimitri Saridakis (20083467)" w:date="2020-05-04T15:48:00Z">
        <w:r w:rsidR="00501695">
          <w:rPr>
            <w:rFonts w:ascii="Times New Roman" w:hAnsi="Times New Roman" w:cs="Times New Roman"/>
            <w:color w:val="auto"/>
          </w:rPr>
          <w:t>’s approx. 1 off the same calculation carried out with the</w:t>
        </w:r>
      </w:ins>
      <w:ins w:id="364" w:author="Dimitri Saridakis (20083467)" w:date="2020-05-04T19:46:00Z">
        <w:r w:rsidR="004674C2">
          <w:rPr>
            <w:rFonts w:ascii="Times New Roman" w:hAnsi="Times New Roman" w:cs="Times New Roman"/>
            <w:color w:val="auto"/>
          </w:rPr>
          <w:t xml:space="preserve"> </w:t>
        </w:r>
        <w:r w:rsidR="004674C2" w:rsidRPr="004674C2">
          <w:rPr>
            <w:rFonts w:ascii="Times New Roman" w:hAnsi="Times New Roman" w:cs="Times New Roman"/>
            <w:i/>
            <w:iCs/>
            <w:color w:val="auto"/>
            <w:rPrChange w:id="365" w:author="Dimitri Saridakis (20083467)" w:date="2020-05-04T19:46:00Z">
              <w:rPr>
                <w:rFonts w:ascii="Times New Roman" w:hAnsi="Times New Roman" w:cs="Times New Roman"/>
                <w:color w:val="auto"/>
              </w:rPr>
            </w:rPrChange>
          </w:rPr>
          <w:t>rent-</w:t>
        </w:r>
      </w:ins>
      <w:proofErr w:type="spellStart"/>
      <w:ins w:id="366" w:author="Dimitri Saridakis (20083467)" w:date="2020-05-04T15:48:00Z">
        <w:r w:rsidR="00501695" w:rsidRPr="004674C2">
          <w:rPr>
            <w:rFonts w:ascii="Times New Roman" w:hAnsi="Times New Roman" w:cs="Times New Roman"/>
            <w:i/>
            <w:iCs/>
            <w:color w:val="auto"/>
            <w:rPrChange w:id="367" w:author="Dimitri Saridakis (20083467)" w:date="2020-05-04T19:46:00Z">
              <w:rPr>
                <w:rFonts w:ascii="Times New Roman" w:hAnsi="Times New Roman" w:cs="Times New Roman"/>
                <w:color w:val="auto"/>
              </w:rPr>
            </w:rPrChange>
          </w:rPr>
          <w:t>previous</w:t>
        </w:r>
      </w:ins>
      <w:ins w:id="368" w:author="Dimitri Saridakis (20083467)" w:date="2020-05-04T19:46:00Z">
        <w:r w:rsidR="00C14E5D" w:rsidRPr="004674C2">
          <w:rPr>
            <w:rFonts w:ascii="Times New Roman" w:hAnsi="Times New Roman" w:cs="Times New Roman"/>
            <w:i/>
            <w:iCs/>
            <w:color w:val="auto"/>
            <w:rPrChange w:id="369" w:author="Dimitri Saridakis (20083467)" w:date="2020-05-04T19:46:00Z">
              <w:rPr>
                <w:rFonts w:ascii="Times New Roman" w:hAnsi="Times New Roman" w:cs="Times New Roman"/>
                <w:color w:val="auto"/>
              </w:rPr>
            </w:rPrChange>
          </w:rPr>
          <w:t>R</w:t>
        </w:r>
      </w:ins>
      <w:ins w:id="370" w:author="Dimitri Saridakis (20083467)" w:date="2020-05-04T15:48:00Z">
        <w:r w:rsidR="00501695" w:rsidRPr="004674C2">
          <w:rPr>
            <w:rFonts w:ascii="Times New Roman" w:hAnsi="Times New Roman" w:cs="Times New Roman"/>
            <w:i/>
            <w:iCs/>
            <w:color w:val="auto"/>
            <w:rPrChange w:id="371" w:author="Dimitri Saridakis (20083467)" w:date="2020-05-04T19:46:00Z">
              <w:rPr>
                <w:rFonts w:ascii="Times New Roman" w:hAnsi="Times New Roman" w:cs="Times New Roman"/>
                <w:color w:val="auto"/>
              </w:rPr>
            </w:rPrChange>
          </w:rPr>
          <w:t>ent</w:t>
        </w:r>
        <w:proofErr w:type="spellEnd"/>
        <w:r w:rsidR="00501695" w:rsidRPr="004674C2">
          <w:rPr>
            <w:rFonts w:ascii="Times New Roman" w:hAnsi="Times New Roman" w:cs="Times New Roman"/>
            <w:i/>
            <w:iCs/>
            <w:color w:val="auto"/>
            <w:rPrChange w:id="372" w:author="Dimitri Saridakis (20083467)" w:date="2020-05-04T19:46:00Z">
              <w:rPr>
                <w:rFonts w:ascii="Times New Roman" w:hAnsi="Times New Roman" w:cs="Times New Roman"/>
                <w:color w:val="auto"/>
              </w:rPr>
            </w:rPrChange>
          </w:rPr>
          <w:t xml:space="preserve"> </w:t>
        </w:r>
        <w:r w:rsidR="00501695">
          <w:rPr>
            <w:rFonts w:ascii="Times New Roman" w:hAnsi="Times New Roman" w:cs="Times New Roman"/>
            <w:color w:val="auto"/>
          </w:rPr>
          <w:t>model.</w:t>
        </w:r>
      </w:ins>
    </w:p>
    <w:p w14:paraId="519F088A" w14:textId="208EA61B" w:rsidR="003C1494" w:rsidRDefault="003C1494" w:rsidP="00A624AE">
      <w:pPr>
        <w:rPr>
          <w:ins w:id="373" w:author="Dimitri Saridakis (20083467)" w:date="2020-05-04T15:30:00Z"/>
          <w:rFonts w:ascii="Times New Roman" w:hAnsi="Times New Roman" w:cs="Times New Roman"/>
          <w:color w:val="auto"/>
        </w:rPr>
      </w:pPr>
      <w:ins w:id="374" w:author="Dimitri Saridakis (20083467)" w:date="2020-05-04T15:30:00Z">
        <w:r>
          <w:rPr>
            <w:rFonts w:ascii="Times New Roman" w:hAnsi="Times New Roman" w:cs="Times New Roman"/>
            <w:color w:val="auto"/>
          </w:rPr>
          <w:t xml:space="preserve">Using </w:t>
        </w:r>
        <w:r w:rsidR="00F11C6F">
          <w:rPr>
            <w:rFonts w:ascii="Times New Roman" w:hAnsi="Times New Roman" w:cs="Times New Roman"/>
            <w:color w:val="auto"/>
          </w:rPr>
          <w:t>an extrapolated value;</w:t>
        </w:r>
      </w:ins>
    </w:p>
    <w:p w14:paraId="1B870B44" w14:textId="15B3F095" w:rsidR="00F11C6F" w:rsidRDefault="00CC3F37" w:rsidP="00A624AE">
      <w:pPr>
        <w:rPr>
          <w:ins w:id="375" w:author="Dimitri Saridakis (20083467)" w:date="2020-05-04T15:24:00Z"/>
          <w:rFonts w:ascii="Times New Roman" w:hAnsi="Times New Roman" w:cs="Times New Roman"/>
          <w:color w:val="auto"/>
        </w:rPr>
      </w:pPr>
      <w:ins w:id="376" w:author="Dimitri Saridakis (20083467)" w:date="2020-05-04T15:31:00Z">
        <w:r>
          <w:rPr>
            <w:rFonts w:ascii="Times New Roman" w:hAnsi="Times New Roman" w:cs="Times New Roman"/>
            <w:color w:val="auto"/>
          </w:rPr>
          <w:t xml:space="preserve">Rent = </w:t>
        </w:r>
        <w:r w:rsidR="00F11C6F" w:rsidRPr="009E2706">
          <w:rPr>
            <w:rFonts w:ascii="Times New Roman" w:hAnsi="Times New Roman" w:cs="Times New Roman"/>
            <w:color w:val="auto"/>
          </w:rPr>
          <w:t>7.0909*(</w:t>
        </w:r>
      </w:ins>
      <w:ins w:id="377" w:author="Dimitri Saridakis (20083467)" w:date="2020-05-04T15:33:00Z">
        <w:r w:rsidR="0070598E">
          <w:rPr>
            <w:rFonts w:ascii="Times New Roman" w:hAnsi="Times New Roman" w:cs="Times New Roman"/>
            <w:color w:val="auto"/>
          </w:rPr>
          <w:t>30</w:t>
        </w:r>
      </w:ins>
      <w:ins w:id="378" w:author="Dimitri Saridakis (20083467)" w:date="2020-05-04T15:31:00Z">
        <w:r w:rsidR="00F11C6F" w:rsidRPr="009E2706">
          <w:rPr>
            <w:rFonts w:ascii="Times New Roman" w:hAnsi="Times New Roman" w:cs="Times New Roman"/>
            <w:color w:val="auto"/>
          </w:rPr>
          <w:t>) + 814.26</w:t>
        </w:r>
      </w:ins>
      <w:ins w:id="379" w:author="Dimitri Saridakis (20083467)" w:date="2020-05-04T15:32:00Z">
        <w:r w:rsidR="00487847">
          <w:rPr>
            <w:rFonts w:ascii="Times New Roman" w:hAnsi="Times New Roman" w:cs="Times New Roman"/>
            <w:color w:val="auto"/>
          </w:rPr>
          <w:t xml:space="preserve"> </w:t>
        </w:r>
      </w:ins>
      <w:ins w:id="380" w:author="Dimitri Saridakis (20083467)" w:date="2020-05-04T15:34:00Z">
        <w:r w:rsidR="0070598E">
          <w:rPr>
            <w:rFonts w:ascii="Times New Roman" w:hAnsi="Times New Roman" w:cs="Times New Roman"/>
            <w:color w:val="auto"/>
          </w:rPr>
          <w:t xml:space="preserve">= </w:t>
        </w:r>
        <w:r w:rsidR="0070598E" w:rsidRPr="0070598E">
          <w:rPr>
            <w:rFonts w:ascii="Times New Roman" w:hAnsi="Times New Roman" w:cs="Times New Roman"/>
            <w:color w:val="auto"/>
          </w:rPr>
          <w:t>1026.987</w:t>
        </w:r>
      </w:ins>
    </w:p>
    <w:p w14:paraId="6075AF25" w14:textId="375133CD" w:rsidR="00D96841" w:rsidRDefault="002C24BD" w:rsidP="00A624AE">
      <w:pPr>
        <w:rPr>
          <w:ins w:id="381" w:author="Dimitri Saridakis (20083467)" w:date="2020-05-04T15:50:00Z"/>
          <w:rFonts w:ascii="Times New Roman" w:hAnsi="Times New Roman" w:cs="Times New Roman"/>
          <w:color w:val="auto"/>
        </w:rPr>
      </w:pPr>
      <w:ins w:id="382" w:author="Dimitri Saridakis (20083467)" w:date="2020-05-04T15:35:00Z">
        <w:r>
          <w:rPr>
            <w:rFonts w:ascii="Times New Roman" w:hAnsi="Times New Roman" w:cs="Times New Roman"/>
            <w:color w:val="auto"/>
          </w:rPr>
          <w:t>I would</w:t>
        </w:r>
        <w:r w:rsidR="00465513">
          <w:rPr>
            <w:rFonts w:ascii="Times New Roman" w:hAnsi="Times New Roman" w:cs="Times New Roman"/>
            <w:color w:val="auto"/>
          </w:rPr>
          <w:t xml:space="preserve">n’t have too much </w:t>
        </w:r>
        <w:r w:rsidR="006F25C0">
          <w:rPr>
            <w:rFonts w:ascii="Times New Roman" w:hAnsi="Times New Roman" w:cs="Times New Roman"/>
            <w:color w:val="auto"/>
          </w:rPr>
          <w:t>confidence in the model for predictions with su</w:t>
        </w:r>
      </w:ins>
      <w:ins w:id="383" w:author="Dimitri Saridakis (20083467)" w:date="2020-05-04T15:36:00Z">
        <w:r w:rsidR="006F25C0">
          <w:rPr>
            <w:rFonts w:ascii="Times New Roman" w:hAnsi="Times New Roman" w:cs="Times New Roman"/>
            <w:color w:val="auto"/>
          </w:rPr>
          <w:t>ch low r</w:t>
        </w:r>
        <w:r w:rsidR="006F25C0">
          <w:rPr>
            <w:rFonts w:ascii="Times New Roman" w:hAnsi="Times New Roman" w:cs="Times New Roman"/>
            <w:color w:val="auto"/>
            <w:vertAlign w:val="superscript"/>
          </w:rPr>
          <w:t>2</w:t>
        </w:r>
        <w:r w:rsidR="006F25C0">
          <w:rPr>
            <w:rFonts w:ascii="Times New Roman" w:hAnsi="Times New Roman" w:cs="Times New Roman"/>
            <w:color w:val="auto"/>
          </w:rPr>
          <w:t xml:space="preserve"> values although</w:t>
        </w:r>
      </w:ins>
      <w:ins w:id="384" w:author="Dimitri Saridakis (20083467)" w:date="2020-05-04T15:47:00Z">
        <w:r w:rsidR="00362187">
          <w:rPr>
            <w:rFonts w:ascii="Times New Roman" w:hAnsi="Times New Roman" w:cs="Times New Roman"/>
            <w:color w:val="auto"/>
          </w:rPr>
          <w:t xml:space="preserve"> </w:t>
        </w:r>
      </w:ins>
      <w:ins w:id="385" w:author="Dimitri Saridakis (20083467)" w:date="2020-05-04T15:48:00Z">
        <w:r w:rsidR="00BE1F45">
          <w:rPr>
            <w:rFonts w:ascii="Times New Roman" w:hAnsi="Times New Roman" w:cs="Times New Roman"/>
            <w:color w:val="auto"/>
          </w:rPr>
          <w:t xml:space="preserve">the </w:t>
        </w:r>
      </w:ins>
      <w:ins w:id="386" w:author="Dimitri Saridakis (20083467)" w:date="2020-05-04T15:49:00Z">
        <w:r w:rsidR="00BE1F45">
          <w:rPr>
            <w:rFonts w:ascii="Times New Roman" w:hAnsi="Times New Roman" w:cs="Times New Roman"/>
            <w:color w:val="auto"/>
          </w:rPr>
          <w:t>predictions do seem to come close to expected values.</w:t>
        </w:r>
      </w:ins>
    </w:p>
    <w:p w14:paraId="1AA0F027" w14:textId="25430861" w:rsidR="00E76572" w:rsidRDefault="00E76572" w:rsidP="00A624AE">
      <w:pPr>
        <w:rPr>
          <w:ins w:id="387" w:author="Dimitri Saridakis (20083467)" w:date="2020-05-04T15:50:00Z"/>
          <w:rFonts w:ascii="Times New Roman" w:hAnsi="Times New Roman" w:cs="Times New Roman"/>
          <w:color w:val="auto"/>
        </w:rPr>
      </w:pPr>
      <w:ins w:id="388" w:author="Dimitri Saridakis (20083467)" w:date="2020-05-04T15:49:00Z">
        <w:r>
          <w:rPr>
            <w:rFonts w:ascii="Times New Roman" w:hAnsi="Times New Roman" w:cs="Times New Roman"/>
            <w:color w:val="auto"/>
          </w:rPr>
          <w:t>Next we</w:t>
        </w:r>
      </w:ins>
      <w:ins w:id="389" w:author="Dimitri Saridakis (20083467)" w:date="2020-05-04T15:50:00Z">
        <w:r w:rsidR="00D96841">
          <w:rPr>
            <w:rFonts w:ascii="Times New Roman" w:hAnsi="Times New Roman" w:cs="Times New Roman"/>
            <w:color w:val="auto"/>
          </w:rPr>
          <w:t xml:space="preserve"> will add another variable to the model, Management.</w:t>
        </w:r>
      </w:ins>
      <w:ins w:id="390" w:author="Dimitri Saridakis (20083467)" w:date="2020-05-04T15:52:00Z">
        <w:r w:rsidR="0058432A">
          <w:rPr>
            <w:rFonts w:ascii="Times New Roman" w:hAnsi="Times New Roman" w:cs="Times New Roman"/>
            <w:color w:val="auto"/>
          </w:rPr>
          <w:t xml:space="preserve"> A </w:t>
        </w:r>
        <w:proofErr w:type="gramStart"/>
        <w:r w:rsidR="00AA1E60" w:rsidRPr="00AA1E60">
          <w:rPr>
            <w:rFonts w:ascii="Times New Roman" w:hAnsi="Times New Roman" w:cs="Times New Roman"/>
            <w:color w:val="auto"/>
          </w:rPr>
          <w:t>summary(</w:t>
        </w:r>
        <w:proofErr w:type="spellStart"/>
        <w:proofErr w:type="gramEnd"/>
        <w:r w:rsidR="00AA1E60" w:rsidRPr="00AA1E60">
          <w:rPr>
            <w:rFonts w:ascii="Times New Roman" w:hAnsi="Times New Roman" w:cs="Times New Roman"/>
            <w:color w:val="auto"/>
          </w:rPr>
          <w:t>lm</w:t>
        </w:r>
        <w:proofErr w:type="spellEnd"/>
        <w:r w:rsidR="00AA1E60" w:rsidRPr="00AA1E60">
          <w:rPr>
            <w:rFonts w:ascii="Times New Roman" w:hAnsi="Times New Roman" w:cs="Times New Roman"/>
            <w:color w:val="auto"/>
          </w:rPr>
          <w:t xml:space="preserve">(rent~ </w:t>
        </w:r>
        <w:proofErr w:type="spellStart"/>
        <w:r w:rsidR="00AA1E60" w:rsidRPr="00AA1E60">
          <w:rPr>
            <w:rFonts w:ascii="Times New Roman" w:hAnsi="Times New Roman" w:cs="Times New Roman"/>
            <w:color w:val="auto"/>
          </w:rPr>
          <w:t>townSize</w:t>
        </w:r>
        <w:proofErr w:type="spellEnd"/>
        <w:r w:rsidR="00AA1E60" w:rsidRPr="00AA1E60">
          <w:rPr>
            <w:rFonts w:ascii="Times New Roman" w:hAnsi="Times New Roman" w:cs="Times New Roman"/>
            <w:color w:val="auto"/>
          </w:rPr>
          <w:t>+ Management))</w:t>
        </w:r>
        <w:r w:rsidR="00AA1E60">
          <w:rPr>
            <w:rFonts w:ascii="Times New Roman" w:hAnsi="Times New Roman" w:cs="Times New Roman"/>
            <w:color w:val="auto"/>
          </w:rPr>
          <w:t xml:space="preserve"> call returns the following output:</w:t>
        </w:r>
      </w:ins>
    </w:p>
    <w:p w14:paraId="58DA2BCD" w14:textId="0C4903AB" w:rsidR="00D96841" w:rsidRDefault="0058432A" w:rsidP="00AA1E60">
      <w:pPr>
        <w:jc w:val="center"/>
        <w:rPr>
          <w:ins w:id="391" w:author="Dimitri Saridakis (20083467)" w:date="2020-05-04T15:53:00Z"/>
          <w:rFonts w:ascii="Times New Roman" w:hAnsi="Times New Roman" w:cs="Times New Roman"/>
          <w:color w:val="auto"/>
        </w:rPr>
      </w:pPr>
      <w:ins w:id="392" w:author="Dimitri Saridakis (20083467)" w:date="2020-05-04T15:52:00Z">
        <w:r>
          <w:rPr>
            <w:noProof/>
          </w:rPr>
          <w:drawing>
            <wp:inline distT="0" distB="0" distL="0" distR="0" wp14:anchorId="11C2B588" wp14:editId="64C4F507">
              <wp:extent cx="4053840" cy="2355825"/>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3940" cy="2361695"/>
                      </a:xfrm>
                      <a:prstGeom prst="rect">
                        <a:avLst/>
                      </a:prstGeom>
                    </pic:spPr>
                  </pic:pic>
                </a:graphicData>
              </a:graphic>
            </wp:inline>
          </w:drawing>
        </w:r>
      </w:ins>
    </w:p>
    <w:p w14:paraId="3A28D6A5" w14:textId="78B3DD91" w:rsidR="00F1739F" w:rsidRDefault="00036683" w:rsidP="00036683">
      <w:pPr>
        <w:rPr>
          <w:ins w:id="393" w:author="Dimitri Saridakis (20083467)" w:date="2020-05-04T19:38:00Z"/>
          <w:rFonts w:ascii="Times New Roman" w:hAnsi="Times New Roman" w:cs="Times New Roman"/>
          <w:color w:val="auto"/>
        </w:rPr>
      </w:pPr>
      <w:ins w:id="394" w:author="Dimitri Saridakis (20083467)" w:date="2020-05-04T15:53:00Z">
        <w:r>
          <w:rPr>
            <w:rFonts w:ascii="Times New Roman" w:hAnsi="Times New Roman" w:cs="Times New Roman"/>
            <w:color w:val="auto"/>
          </w:rPr>
          <w:t>In this case the</w:t>
        </w:r>
        <w:r w:rsidR="00D32DE9">
          <w:rPr>
            <w:rFonts w:ascii="Times New Roman" w:hAnsi="Times New Roman" w:cs="Times New Roman"/>
            <w:color w:val="auto"/>
          </w:rPr>
          <w:t xml:space="preserve"> </w:t>
        </w:r>
      </w:ins>
      <w:ins w:id="395" w:author="Dimitri Saridakis (20083467)" w:date="2020-05-04T19:33:00Z">
        <w:r w:rsidR="00762C8D">
          <w:rPr>
            <w:rFonts w:ascii="Times New Roman" w:hAnsi="Times New Roman" w:cs="Times New Roman"/>
            <w:color w:val="auto"/>
          </w:rPr>
          <w:t>combination</w:t>
        </w:r>
      </w:ins>
      <w:ins w:id="396" w:author="Dimitri Saridakis (20083467)" w:date="2020-05-04T15:53:00Z">
        <w:r w:rsidR="00D32DE9">
          <w:rPr>
            <w:rFonts w:ascii="Times New Roman" w:hAnsi="Times New Roman" w:cs="Times New Roman"/>
            <w:color w:val="auto"/>
          </w:rPr>
          <w:t xml:space="preserve"> of these two variables result in</w:t>
        </w:r>
        <w:r>
          <w:rPr>
            <w:rFonts w:ascii="Times New Roman" w:hAnsi="Times New Roman" w:cs="Times New Roman"/>
            <w:color w:val="auto"/>
          </w:rPr>
          <w:t xml:space="preserve"> p-value</w:t>
        </w:r>
        <w:r w:rsidR="00D32DE9">
          <w:rPr>
            <w:rFonts w:ascii="Times New Roman" w:hAnsi="Times New Roman" w:cs="Times New Roman"/>
            <w:color w:val="auto"/>
          </w:rPr>
          <w:t>s</w:t>
        </w:r>
      </w:ins>
      <w:ins w:id="397" w:author="Dimitri Saridakis (20083467)" w:date="2020-05-04T15:55:00Z">
        <w:r w:rsidR="00402C25">
          <w:rPr>
            <w:rFonts w:ascii="Times New Roman" w:hAnsi="Times New Roman" w:cs="Times New Roman"/>
            <w:color w:val="auto"/>
          </w:rPr>
          <w:t xml:space="preserve"> &gt; 0.05</w:t>
        </w:r>
      </w:ins>
      <w:ins w:id="398" w:author="Dimitri Saridakis (20083467)" w:date="2020-05-04T15:53:00Z">
        <w:r w:rsidR="00A73C70">
          <w:rPr>
            <w:rFonts w:ascii="Times New Roman" w:hAnsi="Times New Roman" w:cs="Times New Roman"/>
            <w:color w:val="auto"/>
          </w:rPr>
          <w:t xml:space="preserve"> </w:t>
        </w:r>
      </w:ins>
      <w:ins w:id="399" w:author="Dimitri Saridakis (20083467)" w:date="2020-05-04T15:54:00Z">
        <w:r w:rsidR="00A73C70">
          <w:rPr>
            <w:rFonts w:ascii="Times New Roman" w:hAnsi="Times New Roman" w:cs="Times New Roman"/>
            <w:color w:val="auto"/>
          </w:rPr>
          <w:t>that are not statistically significant.</w:t>
        </w:r>
      </w:ins>
      <w:ins w:id="400" w:author="Dimitri Saridakis (20083467)" w:date="2020-05-04T19:35:00Z">
        <w:r w:rsidR="00A86AB1">
          <w:rPr>
            <w:rFonts w:ascii="Times New Roman" w:hAnsi="Times New Roman" w:cs="Times New Roman"/>
            <w:color w:val="auto"/>
          </w:rPr>
          <w:t xml:space="preserve"> The r</w:t>
        </w:r>
        <w:r w:rsidR="00A86AB1">
          <w:rPr>
            <w:rFonts w:ascii="Times New Roman" w:hAnsi="Times New Roman" w:cs="Times New Roman"/>
            <w:color w:val="auto"/>
            <w:vertAlign w:val="superscript"/>
          </w:rPr>
          <w:t>2</w:t>
        </w:r>
        <w:r w:rsidR="00A86AB1">
          <w:rPr>
            <w:rFonts w:ascii="Times New Roman" w:hAnsi="Times New Roman" w:cs="Times New Roman"/>
            <w:color w:val="auto"/>
          </w:rPr>
          <w:t xml:space="preserve"> value </w:t>
        </w:r>
      </w:ins>
      <w:ins w:id="401" w:author="Dimitri Saridakis (20083467)" w:date="2020-05-04T19:36:00Z">
        <w:r w:rsidR="00A86AB1">
          <w:rPr>
            <w:rFonts w:ascii="Times New Roman" w:hAnsi="Times New Roman" w:cs="Times New Roman"/>
            <w:color w:val="auto"/>
          </w:rPr>
          <w:t xml:space="preserve">comes in at </w:t>
        </w:r>
        <w:r w:rsidR="00D12C00">
          <w:rPr>
            <w:rFonts w:ascii="Times New Roman" w:hAnsi="Times New Roman" w:cs="Times New Roman"/>
            <w:color w:val="auto"/>
          </w:rPr>
          <w:t>0.016 or 1.6%</w:t>
        </w:r>
        <w:r w:rsidR="004348A1">
          <w:rPr>
            <w:rFonts w:ascii="Times New Roman" w:hAnsi="Times New Roman" w:cs="Times New Roman"/>
            <w:color w:val="auto"/>
          </w:rPr>
          <w:t xml:space="preserve"> of the variance of </w:t>
        </w:r>
      </w:ins>
      <w:ins w:id="402" w:author="Dimitri Saridakis (20083467)" w:date="2020-05-04T19:37:00Z">
        <w:r w:rsidR="004348A1">
          <w:rPr>
            <w:rFonts w:ascii="Times New Roman" w:hAnsi="Times New Roman" w:cs="Times New Roman"/>
            <w:color w:val="auto"/>
          </w:rPr>
          <w:t xml:space="preserve">rent levels is </w:t>
        </w:r>
        <w:r w:rsidR="00A40EB0">
          <w:rPr>
            <w:rFonts w:ascii="Times New Roman" w:hAnsi="Times New Roman" w:cs="Times New Roman"/>
            <w:color w:val="auto"/>
          </w:rPr>
          <w:t>determined by our chosen variables.</w:t>
        </w:r>
      </w:ins>
      <w:ins w:id="403" w:author="Dimitri Saridakis (20083467)" w:date="2020-05-04T19:38:00Z">
        <w:r w:rsidR="00C73522">
          <w:rPr>
            <w:rFonts w:ascii="Times New Roman" w:hAnsi="Times New Roman" w:cs="Times New Roman"/>
            <w:color w:val="auto"/>
          </w:rPr>
          <w:t xml:space="preserve"> Our new regression model is</w:t>
        </w:r>
      </w:ins>
    </w:p>
    <w:p w14:paraId="2747F6D8" w14:textId="74C18999" w:rsidR="00C73522" w:rsidRDefault="00C73522" w:rsidP="00036683">
      <w:pPr>
        <w:rPr>
          <w:ins w:id="404" w:author="Dimitri Saridakis (20083467)" w:date="2020-05-04T19:40:00Z"/>
          <w:rFonts w:ascii="Times New Roman" w:hAnsi="Times New Roman" w:cs="Times New Roman"/>
          <w:color w:val="auto"/>
        </w:rPr>
      </w:pPr>
      <w:ins w:id="405" w:author="Dimitri Saridakis (20083467)" w:date="2020-05-04T19:38:00Z">
        <w:r>
          <w:rPr>
            <w:rFonts w:ascii="Times New Roman" w:hAnsi="Times New Roman" w:cs="Times New Roman"/>
            <w:color w:val="auto"/>
          </w:rPr>
          <w:t>Rent = 6.9</w:t>
        </w:r>
        <w:r w:rsidR="00966050">
          <w:rPr>
            <w:rFonts w:ascii="Times New Roman" w:hAnsi="Times New Roman" w:cs="Times New Roman"/>
            <w:color w:val="auto"/>
          </w:rPr>
          <w:t>2(</w:t>
        </w:r>
        <w:proofErr w:type="spellStart"/>
        <w:r w:rsidR="00966050">
          <w:rPr>
            <w:rFonts w:ascii="Times New Roman" w:hAnsi="Times New Roman" w:cs="Times New Roman"/>
            <w:color w:val="auto"/>
          </w:rPr>
          <w:t>townSize</w:t>
        </w:r>
        <w:proofErr w:type="spellEnd"/>
        <w:r w:rsidR="00966050">
          <w:rPr>
            <w:rFonts w:ascii="Times New Roman" w:hAnsi="Times New Roman" w:cs="Times New Roman"/>
            <w:color w:val="auto"/>
          </w:rPr>
          <w:t xml:space="preserve">) </w:t>
        </w:r>
      </w:ins>
      <w:ins w:id="406" w:author="Dimitri Saridakis (20083467)" w:date="2020-05-04T19:39:00Z">
        <w:r w:rsidR="00966050">
          <w:rPr>
            <w:rFonts w:ascii="Times New Roman" w:hAnsi="Times New Roman" w:cs="Times New Roman"/>
            <w:color w:val="auto"/>
          </w:rPr>
          <w:t>-33.</w:t>
        </w:r>
        <w:r w:rsidR="009415C5">
          <w:rPr>
            <w:rFonts w:ascii="Times New Roman" w:hAnsi="Times New Roman" w:cs="Times New Roman"/>
            <w:color w:val="auto"/>
          </w:rPr>
          <w:t>7</w:t>
        </w:r>
        <w:r w:rsidR="00A00920">
          <w:rPr>
            <w:rFonts w:ascii="Times New Roman" w:hAnsi="Times New Roman" w:cs="Times New Roman"/>
            <w:color w:val="auto"/>
          </w:rPr>
          <w:t>5</w:t>
        </w:r>
        <w:r w:rsidR="009415C5">
          <w:rPr>
            <w:rFonts w:ascii="Times New Roman" w:hAnsi="Times New Roman" w:cs="Times New Roman"/>
            <w:color w:val="auto"/>
          </w:rPr>
          <w:t>(management) + 880</w:t>
        </w:r>
      </w:ins>
    </w:p>
    <w:p w14:paraId="2D127BEA" w14:textId="64A60640" w:rsidR="00005943" w:rsidRDefault="00A00920" w:rsidP="00036683">
      <w:pPr>
        <w:rPr>
          <w:ins w:id="407" w:author="Dimitri Saridakis (20083467)" w:date="2020-05-04T19:51:00Z"/>
          <w:rFonts w:ascii="Times New Roman" w:hAnsi="Times New Roman" w:cs="Times New Roman"/>
          <w:color w:val="auto"/>
        </w:rPr>
      </w:pPr>
      <w:ins w:id="408" w:author="Dimitri Saridakis (20083467)" w:date="2020-05-04T19:40:00Z">
        <w:r>
          <w:rPr>
            <w:rFonts w:ascii="Times New Roman" w:hAnsi="Times New Roman" w:cs="Times New Roman"/>
            <w:color w:val="auto"/>
          </w:rPr>
          <w:t xml:space="preserve">Where </w:t>
        </w:r>
        <w:proofErr w:type="spellStart"/>
        <w:r>
          <w:rPr>
            <w:rFonts w:ascii="Times New Roman" w:hAnsi="Times New Roman" w:cs="Times New Roman"/>
            <w:color w:val="auto"/>
          </w:rPr>
          <w:t>townSize</w:t>
        </w:r>
        <w:proofErr w:type="spellEnd"/>
        <w:r>
          <w:rPr>
            <w:rFonts w:ascii="Times New Roman" w:hAnsi="Times New Roman" w:cs="Times New Roman"/>
            <w:color w:val="auto"/>
          </w:rPr>
          <w:t xml:space="preserve"> is the population in thousands and </w:t>
        </w:r>
        <w:r w:rsidR="00091FDC">
          <w:rPr>
            <w:rFonts w:ascii="Times New Roman" w:hAnsi="Times New Roman" w:cs="Times New Roman"/>
            <w:color w:val="auto"/>
          </w:rPr>
          <w:t>management</w:t>
        </w:r>
      </w:ins>
      <w:ins w:id="409" w:author="Dimitri Saridakis (20083467)" w:date="2020-05-04T19:41:00Z">
        <w:r w:rsidR="00172010">
          <w:rPr>
            <w:rFonts w:ascii="Times New Roman" w:hAnsi="Times New Roman" w:cs="Times New Roman"/>
            <w:color w:val="auto"/>
          </w:rPr>
          <w:t xml:space="preserve"> is either a 0 or a 1 as it’s a binary variable</w:t>
        </w:r>
      </w:ins>
      <w:ins w:id="410" w:author="Dimitri Saridakis (20083467)" w:date="2020-05-04T19:42:00Z">
        <w:r w:rsidR="00063FEE">
          <w:rPr>
            <w:rFonts w:ascii="Times New Roman" w:hAnsi="Times New Roman" w:cs="Times New Roman"/>
            <w:color w:val="auto"/>
          </w:rPr>
          <w:t xml:space="preserve">. </w:t>
        </w:r>
      </w:ins>
      <w:ins w:id="411" w:author="Dimitri Saridakis (20083467)" w:date="2020-05-04T19:43:00Z">
        <w:r w:rsidR="00005943">
          <w:rPr>
            <w:rFonts w:ascii="Times New Roman" w:hAnsi="Times New Roman" w:cs="Times New Roman"/>
            <w:color w:val="auto"/>
          </w:rPr>
          <w:t>We will be using</w:t>
        </w:r>
      </w:ins>
      <w:ins w:id="412" w:author="Dimitri Saridakis (20083467)" w:date="2020-05-04T19:42:00Z">
        <w:r w:rsidR="00005943">
          <w:rPr>
            <w:rFonts w:ascii="Times New Roman" w:hAnsi="Times New Roman" w:cs="Times New Roman"/>
            <w:color w:val="auto"/>
          </w:rPr>
          <w:t xml:space="preserve"> some similar figures to test our model</w:t>
        </w:r>
      </w:ins>
      <w:ins w:id="413" w:author="Dimitri Saridakis (20083467)" w:date="2020-05-04T19:43:00Z">
        <w:r w:rsidR="00005943">
          <w:rPr>
            <w:rFonts w:ascii="Times New Roman" w:hAnsi="Times New Roman" w:cs="Times New Roman"/>
            <w:color w:val="auto"/>
          </w:rPr>
          <w:t>.</w:t>
        </w:r>
      </w:ins>
    </w:p>
    <w:p w14:paraId="504AC3F4" w14:textId="7DCBA6A6" w:rsidR="00404BAD" w:rsidRDefault="00404BAD" w:rsidP="00036683">
      <w:pPr>
        <w:rPr>
          <w:ins w:id="414" w:author="Dimitri Saridakis (20083467)" w:date="2020-05-04T19:44:00Z"/>
          <w:rFonts w:ascii="Times New Roman" w:hAnsi="Times New Roman" w:cs="Times New Roman"/>
          <w:color w:val="auto"/>
        </w:rPr>
      </w:pPr>
      <w:ins w:id="415" w:author="Dimitri Saridakis (20083467)" w:date="2020-05-04T19:51:00Z">
        <w:r>
          <w:rPr>
            <w:rFonts w:ascii="Times New Roman" w:hAnsi="Times New Roman" w:cs="Times New Roman"/>
            <w:color w:val="auto"/>
          </w:rPr>
          <w:t>Inter</w:t>
        </w:r>
      </w:ins>
      <w:ins w:id="416" w:author="Dimitri Saridakis (20083467)" w:date="2020-05-04T19:52:00Z">
        <w:r>
          <w:rPr>
            <w:rFonts w:ascii="Times New Roman" w:hAnsi="Times New Roman" w:cs="Times New Roman"/>
            <w:color w:val="auto"/>
          </w:rPr>
          <w:t>polated:</w:t>
        </w:r>
      </w:ins>
    </w:p>
    <w:p w14:paraId="666A1357" w14:textId="31677262" w:rsidR="00BD6310" w:rsidRDefault="00BA5C8B" w:rsidP="00036683">
      <w:pPr>
        <w:rPr>
          <w:ins w:id="417" w:author="Dimitri Saridakis (20083467)" w:date="2020-05-04T19:48:00Z"/>
          <w:rFonts w:ascii="Times New Roman" w:hAnsi="Times New Roman" w:cs="Times New Roman"/>
          <w:color w:val="auto"/>
        </w:rPr>
      </w:pPr>
      <w:ins w:id="418" w:author="Dimitri Saridakis (20083467)" w:date="2020-05-04T19:47:00Z">
        <w:r w:rsidRPr="00BA5C8B">
          <w:rPr>
            <w:rFonts w:ascii="Times New Roman" w:hAnsi="Times New Roman" w:cs="Times New Roman"/>
            <w:color w:val="auto"/>
          </w:rPr>
          <w:t>7.909*(9.314433)-33.75*(</w:t>
        </w:r>
        <w:proofErr w:type="gramStart"/>
        <w:r w:rsidRPr="00BA5C8B">
          <w:rPr>
            <w:rFonts w:ascii="Times New Roman" w:hAnsi="Times New Roman" w:cs="Times New Roman"/>
            <w:color w:val="auto"/>
          </w:rPr>
          <w:t>1)+</w:t>
        </w:r>
        <w:proofErr w:type="gramEnd"/>
        <w:r w:rsidRPr="00BA5C8B">
          <w:rPr>
            <w:rFonts w:ascii="Times New Roman" w:hAnsi="Times New Roman" w:cs="Times New Roman"/>
            <w:color w:val="auto"/>
          </w:rPr>
          <w:t>880</w:t>
        </w:r>
        <w:r w:rsidR="00054105">
          <w:rPr>
            <w:rFonts w:ascii="Times New Roman" w:hAnsi="Times New Roman" w:cs="Times New Roman"/>
            <w:color w:val="auto"/>
          </w:rPr>
          <w:t xml:space="preserve"> = </w:t>
        </w:r>
      </w:ins>
      <w:ins w:id="419" w:author="Dimitri Saridakis (20083467)" w:date="2020-05-04T19:48:00Z">
        <w:r w:rsidR="00054105">
          <w:rPr>
            <w:rFonts w:ascii="Times New Roman" w:hAnsi="Times New Roman" w:cs="Times New Roman"/>
            <w:color w:val="auto"/>
          </w:rPr>
          <w:t>919.9</w:t>
        </w:r>
        <w:r w:rsidR="007A1F00">
          <w:rPr>
            <w:rFonts w:ascii="Times New Roman" w:hAnsi="Times New Roman" w:cs="Times New Roman"/>
            <w:color w:val="auto"/>
          </w:rPr>
          <w:t>2</w:t>
        </w:r>
      </w:ins>
    </w:p>
    <w:p w14:paraId="689BEB6C" w14:textId="08C518B5" w:rsidR="007A1F00" w:rsidRDefault="007A1F00" w:rsidP="00036683">
      <w:pPr>
        <w:rPr>
          <w:ins w:id="420" w:author="Dimitri Saridakis (20083467)" w:date="2020-05-04T19:52:00Z"/>
          <w:rFonts w:ascii="Times New Roman" w:hAnsi="Times New Roman" w:cs="Times New Roman"/>
          <w:color w:val="auto"/>
        </w:rPr>
      </w:pPr>
      <w:ins w:id="421" w:author="Dimitri Saridakis (20083467)" w:date="2020-05-04T19:48:00Z">
        <w:r w:rsidRPr="007A1F00">
          <w:rPr>
            <w:rFonts w:ascii="Times New Roman" w:hAnsi="Times New Roman" w:cs="Times New Roman"/>
            <w:color w:val="auto"/>
          </w:rPr>
          <w:t>7.909*(9.314433)-33.75*(</w:t>
        </w:r>
        <w:proofErr w:type="gramStart"/>
        <w:r>
          <w:rPr>
            <w:rFonts w:ascii="Times New Roman" w:hAnsi="Times New Roman" w:cs="Times New Roman"/>
            <w:color w:val="auto"/>
          </w:rPr>
          <w:t>0</w:t>
        </w:r>
        <w:r w:rsidRPr="007A1F00">
          <w:rPr>
            <w:rFonts w:ascii="Times New Roman" w:hAnsi="Times New Roman" w:cs="Times New Roman"/>
            <w:color w:val="auto"/>
          </w:rPr>
          <w:t>)+</w:t>
        </w:r>
        <w:proofErr w:type="gramEnd"/>
        <w:r w:rsidRPr="007A1F00">
          <w:rPr>
            <w:rFonts w:ascii="Times New Roman" w:hAnsi="Times New Roman" w:cs="Times New Roman"/>
            <w:color w:val="auto"/>
          </w:rPr>
          <w:t>880</w:t>
        </w:r>
        <w:r>
          <w:rPr>
            <w:rFonts w:ascii="Times New Roman" w:hAnsi="Times New Roman" w:cs="Times New Roman"/>
            <w:color w:val="auto"/>
          </w:rPr>
          <w:t xml:space="preserve"> = </w:t>
        </w:r>
        <w:r w:rsidR="00B21673">
          <w:rPr>
            <w:rFonts w:ascii="Times New Roman" w:hAnsi="Times New Roman" w:cs="Times New Roman"/>
            <w:color w:val="auto"/>
          </w:rPr>
          <w:t>953.67</w:t>
        </w:r>
      </w:ins>
    </w:p>
    <w:p w14:paraId="0C518889" w14:textId="53C475A2" w:rsidR="00404BAD" w:rsidRDefault="009D024F" w:rsidP="00036683">
      <w:pPr>
        <w:rPr>
          <w:ins w:id="422" w:author="Dimitri Saridakis (20083467)" w:date="2020-05-04T19:52:00Z"/>
          <w:rFonts w:ascii="Times New Roman" w:hAnsi="Times New Roman" w:cs="Times New Roman"/>
          <w:color w:val="auto"/>
        </w:rPr>
      </w:pPr>
      <w:ins w:id="423" w:author="Dimitri Saridakis (20083467)" w:date="2020-05-04T19:52:00Z">
        <w:r>
          <w:rPr>
            <w:rFonts w:ascii="Times New Roman" w:hAnsi="Times New Roman" w:cs="Times New Roman"/>
            <w:color w:val="auto"/>
          </w:rPr>
          <w:t>E</w:t>
        </w:r>
        <w:r w:rsidR="00404BAD">
          <w:rPr>
            <w:rFonts w:ascii="Times New Roman" w:hAnsi="Times New Roman" w:cs="Times New Roman"/>
            <w:color w:val="auto"/>
          </w:rPr>
          <w:t>x</w:t>
        </w:r>
        <w:r>
          <w:rPr>
            <w:rFonts w:ascii="Times New Roman" w:hAnsi="Times New Roman" w:cs="Times New Roman"/>
            <w:color w:val="auto"/>
          </w:rPr>
          <w:t>trapolation:</w:t>
        </w:r>
      </w:ins>
    </w:p>
    <w:p w14:paraId="32E1B8C5" w14:textId="12FCE12C" w:rsidR="009D024F" w:rsidRDefault="009D024F" w:rsidP="00036683">
      <w:pPr>
        <w:rPr>
          <w:ins w:id="424" w:author="Dimitri Saridakis (20083467)" w:date="2020-05-04T19:53:00Z"/>
          <w:rFonts w:ascii="Times New Roman" w:hAnsi="Times New Roman" w:cs="Times New Roman"/>
          <w:color w:val="auto"/>
        </w:rPr>
      </w:pPr>
      <w:ins w:id="425" w:author="Dimitri Saridakis (20083467)" w:date="2020-05-04T19:52:00Z">
        <w:r w:rsidRPr="009D024F">
          <w:rPr>
            <w:rFonts w:ascii="Times New Roman" w:hAnsi="Times New Roman" w:cs="Times New Roman"/>
            <w:color w:val="auto"/>
          </w:rPr>
          <w:t>7.909*(</w:t>
        </w:r>
        <w:r>
          <w:rPr>
            <w:rFonts w:ascii="Times New Roman" w:hAnsi="Times New Roman" w:cs="Times New Roman"/>
            <w:color w:val="auto"/>
          </w:rPr>
          <w:t>30</w:t>
        </w:r>
        <w:r w:rsidRPr="009D024F">
          <w:rPr>
            <w:rFonts w:ascii="Times New Roman" w:hAnsi="Times New Roman" w:cs="Times New Roman"/>
            <w:color w:val="auto"/>
          </w:rPr>
          <w:t>)-33.75*(</w:t>
        </w:r>
        <w:proofErr w:type="gramStart"/>
        <w:r w:rsidRPr="009D024F">
          <w:rPr>
            <w:rFonts w:ascii="Times New Roman" w:hAnsi="Times New Roman" w:cs="Times New Roman"/>
            <w:color w:val="auto"/>
          </w:rPr>
          <w:t>1)+</w:t>
        </w:r>
        <w:proofErr w:type="gramEnd"/>
        <w:r w:rsidRPr="009D024F">
          <w:rPr>
            <w:rFonts w:ascii="Times New Roman" w:hAnsi="Times New Roman" w:cs="Times New Roman"/>
            <w:color w:val="auto"/>
          </w:rPr>
          <w:t>880</w:t>
        </w:r>
        <w:r w:rsidR="00F742E3">
          <w:rPr>
            <w:rFonts w:ascii="Times New Roman" w:hAnsi="Times New Roman" w:cs="Times New Roman"/>
            <w:color w:val="auto"/>
          </w:rPr>
          <w:t xml:space="preserve"> = 1083.52</w:t>
        </w:r>
      </w:ins>
    </w:p>
    <w:p w14:paraId="0A57041E" w14:textId="439AE177" w:rsidR="00F742E3" w:rsidRDefault="00F742E3" w:rsidP="00036683">
      <w:pPr>
        <w:rPr>
          <w:ins w:id="426" w:author="Dimitri Saridakis (20083467)" w:date="2020-05-04T19:49:00Z"/>
          <w:rFonts w:ascii="Times New Roman" w:hAnsi="Times New Roman" w:cs="Times New Roman"/>
          <w:color w:val="auto"/>
        </w:rPr>
      </w:pPr>
      <w:ins w:id="427" w:author="Dimitri Saridakis (20083467)" w:date="2020-05-04T19:53:00Z">
        <w:r w:rsidRPr="009D024F">
          <w:rPr>
            <w:rFonts w:ascii="Times New Roman" w:hAnsi="Times New Roman" w:cs="Times New Roman"/>
            <w:color w:val="auto"/>
          </w:rPr>
          <w:t>7.909*(</w:t>
        </w:r>
        <w:r>
          <w:rPr>
            <w:rFonts w:ascii="Times New Roman" w:hAnsi="Times New Roman" w:cs="Times New Roman"/>
            <w:color w:val="auto"/>
          </w:rPr>
          <w:t>30</w:t>
        </w:r>
        <w:r w:rsidRPr="009D024F">
          <w:rPr>
            <w:rFonts w:ascii="Times New Roman" w:hAnsi="Times New Roman" w:cs="Times New Roman"/>
            <w:color w:val="auto"/>
          </w:rPr>
          <w:t>)-33.75*(</w:t>
        </w:r>
        <w:proofErr w:type="gramStart"/>
        <w:r>
          <w:rPr>
            <w:rFonts w:ascii="Times New Roman" w:hAnsi="Times New Roman" w:cs="Times New Roman"/>
            <w:color w:val="auto"/>
          </w:rPr>
          <w:t>0</w:t>
        </w:r>
        <w:r w:rsidRPr="009D024F">
          <w:rPr>
            <w:rFonts w:ascii="Times New Roman" w:hAnsi="Times New Roman" w:cs="Times New Roman"/>
            <w:color w:val="auto"/>
          </w:rPr>
          <w:t>)+</w:t>
        </w:r>
        <w:proofErr w:type="gramEnd"/>
        <w:r w:rsidRPr="009D024F">
          <w:rPr>
            <w:rFonts w:ascii="Times New Roman" w:hAnsi="Times New Roman" w:cs="Times New Roman"/>
            <w:color w:val="auto"/>
          </w:rPr>
          <w:t>880</w:t>
        </w:r>
        <w:r>
          <w:rPr>
            <w:rFonts w:ascii="Times New Roman" w:hAnsi="Times New Roman" w:cs="Times New Roman"/>
            <w:color w:val="auto"/>
          </w:rPr>
          <w:t xml:space="preserve"> = </w:t>
        </w:r>
        <w:r w:rsidR="00C425BE">
          <w:rPr>
            <w:rFonts w:ascii="Times New Roman" w:hAnsi="Times New Roman" w:cs="Times New Roman"/>
            <w:color w:val="auto"/>
          </w:rPr>
          <w:t>1117.27</w:t>
        </w:r>
      </w:ins>
    </w:p>
    <w:p w14:paraId="5020D5A4" w14:textId="77777777" w:rsidR="0035391D" w:rsidRDefault="00B21673" w:rsidP="00A740D0">
      <w:pPr>
        <w:rPr>
          <w:ins w:id="428" w:author="Dimitri Saridakis (20083467)" w:date="2020-05-04T19:54:00Z"/>
          <w:rFonts w:ascii="Times New Roman" w:hAnsi="Times New Roman" w:cs="Times New Roman"/>
          <w:color w:val="auto"/>
        </w:rPr>
      </w:pPr>
      <w:ins w:id="429" w:author="Dimitri Saridakis (20083467)" w:date="2020-05-04T19:49:00Z">
        <w:r>
          <w:rPr>
            <w:rFonts w:ascii="Times New Roman" w:hAnsi="Times New Roman" w:cs="Times New Roman"/>
            <w:color w:val="auto"/>
          </w:rPr>
          <w:t xml:space="preserve">As we can see there is a </w:t>
        </w:r>
        <w:r w:rsidR="00C40D55">
          <w:rPr>
            <w:rFonts w:ascii="Times New Roman" w:hAnsi="Times New Roman" w:cs="Times New Roman"/>
            <w:color w:val="auto"/>
          </w:rPr>
          <w:t xml:space="preserve">difference in rent between when the </w:t>
        </w:r>
        <w:r w:rsidR="00D1072C">
          <w:rPr>
            <w:rFonts w:ascii="Times New Roman" w:hAnsi="Times New Roman" w:cs="Times New Roman"/>
            <w:color w:val="auto"/>
          </w:rPr>
          <w:t xml:space="preserve">property is managed </w:t>
        </w:r>
      </w:ins>
      <w:ins w:id="430" w:author="Dimitri Saridakis (20083467)" w:date="2020-05-04T19:50:00Z">
        <w:r w:rsidR="00D1072C">
          <w:rPr>
            <w:rFonts w:ascii="Times New Roman" w:hAnsi="Times New Roman" w:cs="Times New Roman"/>
            <w:color w:val="auto"/>
          </w:rPr>
          <w:t>when compared to not being managed</w:t>
        </w:r>
      </w:ins>
      <w:ins w:id="431" w:author="Dimitri Saridakis (20083467)" w:date="2020-05-04T19:51:00Z">
        <w:r w:rsidR="00F9550A">
          <w:rPr>
            <w:rFonts w:ascii="Times New Roman" w:hAnsi="Times New Roman" w:cs="Times New Roman"/>
            <w:color w:val="auto"/>
          </w:rPr>
          <w:t>. However, this model appears to be drifting further away from actual rent prices.</w:t>
        </w:r>
      </w:ins>
      <w:ins w:id="432" w:author="Dimitri Saridakis (20083467)" w:date="2020-05-04T19:54:00Z">
        <w:r w:rsidR="0035391D">
          <w:rPr>
            <w:rFonts w:ascii="Times New Roman" w:hAnsi="Times New Roman" w:cs="Times New Roman"/>
            <w:color w:val="auto"/>
          </w:rPr>
          <w:t xml:space="preserve"> </w:t>
        </w:r>
      </w:ins>
    </w:p>
    <w:p w14:paraId="230C883C" w14:textId="6FEC1DC3" w:rsidR="00A740D0" w:rsidDel="00AA2DA1" w:rsidRDefault="004419C1" w:rsidP="00A740D0">
      <w:pPr>
        <w:rPr>
          <w:del w:id="433" w:author="Dimitri Saridakis (20083467)" w:date="2020-05-04T19:57:00Z"/>
          <w:rFonts w:ascii="Times New Roman" w:hAnsi="Times New Roman" w:cs="Times New Roman"/>
          <w:color w:val="auto"/>
        </w:rPr>
      </w:pPr>
      <w:ins w:id="434" w:author="Dimitri Saridakis (20083467)" w:date="2020-05-04T19:57:00Z">
        <w:r>
          <w:rPr>
            <w:rFonts w:ascii="Times New Roman" w:hAnsi="Times New Roman" w:cs="Times New Roman"/>
            <w:color w:val="auto"/>
          </w:rPr>
          <w:t>I</w:t>
        </w:r>
      </w:ins>
      <w:ins w:id="435" w:author="Dimitri Saridakis (20083467)" w:date="2020-05-04T19:55:00Z">
        <w:r w:rsidR="0035391D">
          <w:rPr>
            <w:rFonts w:ascii="Times New Roman" w:hAnsi="Times New Roman" w:cs="Times New Roman"/>
            <w:color w:val="auto"/>
          </w:rPr>
          <w:t xml:space="preserve"> shall take a look at some of the other variables available to us in our data set namely,</w:t>
        </w:r>
      </w:ins>
      <w:del w:id="436" w:author="Dimitri Saridakis (20083467)" w:date="2020-05-01T13:05:00Z">
        <w:r w:rsidR="001B03FE" w:rsidDel="00534343">
          <w:rPr>
            <w:rFonts w:ascii="Times New Roman" w:hAnsi="Times New Roman" w:cs="Times New Roman"/>
            <w:color w:val="auto"/>
          </w:rPr>
          <w:delText>,</w:delText>
        </w:r>
      </w:del>
      <w:r w:rsidR="001B03FE">
        <w:rPr>
          <w:rFonts w:ascii="Times New Roman" w:hAnsi="Times New Roman" w:cs="Times New Roman"/>
          <w:color w:val="auto"/>
        </w:rPr>
        <w:t xml:space="preserve"> dwelling type</w:t>
      </w:r>
      <w:ins w:id="437" w:author="Dimitri Saridakis (20083467)" w:date="2020-05-04T19:55:00Z">
        <w:r w:rsidR="0035391D">
          <w:rPr>
            <w:rFonts w:ascii="Times New Roman" w:hAnsi="Times New Roman" w:cs="Times New Roman"/>
            <w:color w:val="auto"/>
          </w:rPr>
          <w:t xml:space="preserve"> and</w:t>
        </w:r>
      </w:ins>
      <w:ins w:id="438" w:author="Dimitri Saridakis (20083467)" w:date="2020-05-01T13:05:00Z">
        <w:r w:rsidR="00C168AB">
          <w:rPr>
            <w:rFonts w:ascii="Times New Roman" w:hAnsi="Times New Roman" w:cs="Times New Roman"/>
            <w:color w:val="auto"/>
          </w:rPr>
          <w:t xml:space="preserve"> occupant typ</w:t>
        </w:r>
      </w:ins>
      <w:ins w:id="439" w:author="Dimitri Saridakis (20083467)" w:date="2020-05-01T13:06:00Z">
        <w:r w:rsidR="00C168AB">
          <w:rPr>
            <w:rFonts w:ascii="Times New Roman" w:hAnsi="Times New Roman" w:cs="Times New Roman"/>
            <w:color w:val="auto"/>
          </w:rPr>
          <w:t>e</w:t>
        </w:r>
      </w:ins>
      <w:ins w:id="440" w:author="Dimitri Saridakis (20083467)" w:date="2020-05-04T19:55:00Z">
        <w:r w:rsidR="0035391D">
          <w:rPr>
            <w:rFonts w:ascii="Times New Roman" w:hAnsi="Times New Roman" w:cs="Times New Roman"/>
            <w:color w:val="auto"/>
          </w:rPr>
          <w:t xml:space="preserve"> </w:t>
        </w:r>
      </w:ins>
      <w:del w:id="441" w:author="Dimitri Saridakis (20083467)" w:date="2020-05-04T19:55:00Z">
        <w:r w:rsidR="001B03FE" w:rsidDel="0035391D">
          <w:rPr>
            <w:rFonts w:ascii="Times New Roman" w:hAnsi="Times New Roman" w:cs="Times New Roman"/>
            <w:color w:val="auto"/>
          </w:rPr>
          <w:delText xml:space="preserve"> </w:delText>
        </w:r>
        <w:r w:rsidR="00B41CBC" w:rsidDel="0035391D">
          <w:rPr>
            <w:rFonts w:ascii="Times New Roman" w:hAnsi="Times New Roman" w:cs="Times New Roman"/>
            <w:color w:val="auto"/>
          </w:rPr>
          <w:delText xml:space="preserve">and management </w:delText>
        </w:r>
      </w:del>
      <w:r w:rsidR="00B41CBC">
        <w:rPr>
          <w:rFonts w:ascii="Times New Roman" w:hAnsi="Times New Roman" w:cs="Times New Roman"/>
          <w:color w:val="auto"/>
        </w:rPr>
        <w:t>to see</w:t>
      </w:r>
      <w:ins w:id="442" w:author="Dimitri Saridakis (20083467)" w:date="2020-05-04T19:56:00Z">
        <w:r w:rsidR="0035391D">
          <w:rPr>
            <w:rFonts w:ascii="Times New Roman" w:hAnsi="Times New Roman" w:cs="Times New Roman"/>
            <w:color w:val="auto"/>
          </w:rPr>
          <w:t xml:space="preserve"> if </w:t>
        </w:r>
        <w:r w:rsidR="009F27F4">
          <w:rPr>
            <w:rFonts w:ascii="Times New Roman" w:hAnsi="Times New Roman" w:cs="Times New Roman"/>
            <w:color w:val="auto"/>
          </w:rPr>
          <w:t>we can find any evidence of a better suiting variables</w:t>
        </w:r>
      </w:ins>
      <w:r w:rsidR="00B41CBC">
        <w:rPr>
          <w:rFonts w:ascii="Times New Roman" w:hAnsi="Times New Roman" w:cs="Times New Roman"/>
          <w:color w:val="auto"/>
        </w:rPr>
        <w:t xml:space="preserve"> </w:t>
      </w:r>
      <w:del w:id="443" w:author="Dimitri Saridakis (20083467)" w:date="2020-05-04T19:56:00Z">
        <w:r w:rsidR="00B41CBC" w:rsidDel="004419C1">
          <w:rPr>
            <w:rFonts w:ascii="Times New Roman" w:hAnsi="Times New Roman" w:cs="Times New Roman"/>
            <w:color w:val="auto"/>
          </w:rPr>
          <w:delText xml:space="preserve">how </w:delText>
        </w:r>
        <w:r w:rsidR="00A07EA6" w:rsidDel="004419C1">
          <w:rPr>
            <w:rFonts w:ascii="Times New Roman" w:hAnsi="Times New Roman" w:cs="Times New Roman"/>
            <w:color w:val="auto"/>
          </w:rPr>
          <w:delText>the model works and contrast it with our simple regression model</w:delText>
        </w:r>
        <w:r w:rsidR="00B33284" w:rsidDel="004419C1">
          <w:rPr>
            <w:rFonts w:ascii="Times New Roman" w:hAnsi="Times New Roman" w:cs="Times New Roman"/>
            <w:color w:val="auto"/>
          </w:rPr>
          <w:delText>.</w:delText>
        </w:r>
        <w:r w:rsidR="00831B06" w:rsidDel="004419C1">
          <w:rPr>
            <w:rFonts w:ascii="Times New Roman" w:hAnsi="Times New Roman" w:cs="Times New Roman"/>
            <w:color w:val="auto"/>
          </w:rPr>
          <w:delText xml:space="preserve"> I will build the model incrementally so we can </w:delText>
        </w:r>
        <w:r w:rsidR="00A94450" w:rsidDel="004419C1">
          <w:rPr>
            <w:rFonts w:ascii="Times New Roman" w:hAnsi="Times New Roman" w:cs="Times New Roman"/>
            <w:color w:val="auto"/>
          </w:rPr>
          <w:delText>see the effect each extra variable contributes</w:delText>
        </w:r>
        <w:r w:rsidR="00641ADF" w:rsidDel="004419C1">
          <w:rPr>
            <w:rFonts w:ascii="Times New Roman" w:hAnsi="Times New Roman" w:cs="Times New Roman"/>
            <w:color w:val="auto"/>
          </w:rPr>
          <w:delText xml:space="preserve"> (or is detrimental)</w:delText>
        </w:r>
        <w:r w:rsidR="00A94450" w:rsidDel="004419C1">
          <w:rPr>
            <w:rFonts w:ascii="Times New Roman" w:hAnsi="Times New Roman" w:cs="Times New Roman"/>
            <w:color w:val="auto"/>
          </w:rPr>
          <w:delText xml:space="preserve"> to the accuracy of the </w:delText>
        </w:r>
        <w:r w:rsidR="00641ADF" w:rsidDel="004419C1">
          <w:rPr>
            <w:rFonts w:ascii="Times New Roman" w:hAnsi="Times New Roman" w:cs="Times New Roman"/>
            <w:color w:val="auto"/>
          </w:rPr>
          <w:delText>final mo</w:delText>
        </w:r>
      </w:del>
      <w:ins w:id="444" w:author="Dimitri Saridakis (20083467)" w:date="2020-05-04T19:57:00Z">
        <w:r w:rsidR="00AA2DA1">
          <w:rPr>
            <w:rFonts w:ascii="Times New Roman" w:hAnsi="Times New Roman" w:cs="Times New Roman"/>
            <w:color w:val="auto"/>
          </w:rPr>
          <w:t>by</w:t>
        </w:r>
      </w:ins>
      <w:del w:id="445" w:author="Dimitri Saridakis (20083467)" w:date="2020-05-04T19:56:00Z">
        <w:r w:rsidR="00641ADF" w:rsidDel="004419C1">
          <w:rPr>
            <w:rFonts w:ascii="Times New Roman" w:hAnsi="Times New Roman" w:cs="Times New Roman"/>
            <w:color w:val="auto"/>
          </w:rPr>
          <w:delText>del.</w:delText>
        </w:r>
      </w:del>
    </w:p>
    <w:p w14:paraId="235FC29E" w14:textId="3A74C477" w:rsidR="00641ADF" w:rsidRPr="00DE4048" w:rsidDel="00B32EE2" w:rsidRDefault="00321518" w:rsidP="00A740D0">
      <w:pPr>
        <w:rPr>
          <w:del w:id="446" w:author="Dimitri Saridakis (20083467)" w:date="2020-05-01T13:02:00Z"/>
          <w:rFonts w:ascii="Times New Roman" w:hAnsi="Times New Roman" w:cs="Times New Roman"/>
          <w:color w:val="auto"/>
          <w:rPrChange w:id="447" w:author="Dimitri Saridakis (20083467)" w:date="2020-05-01T13:07:00Z">
            <w:rPr>
              <w:del w:id="448" w:author="Dimitri Saridakis (20083467)" w:date="2020-05-01T13:02:00Z"/>
              <w:rFonts w:ascii="Times New Roman" w:hAnsi="Times New Roman" w:cs="Times New Roman"/>
              <w:color w:val="auto"/>
            </w:rPr>
          </w:rPrChange>
        </w:rPr>
      </w:pPr>
      <w:del w:id="449" w:author="Dimitri Saridakis (20083467)" w:date="2020-05-04T19:57:00Z">
        <w:r w:rsidDel="00AA2DA1">
          <w:rPr>
            <w:rFonts w:ascii="Times New Roman" w:hAnsi="Times New Roman" w:cs="Times New Roman"/>
            <w:color w:val="auto"/>
          </w:rPr>
          <w:delText xml:space="preserve">Just to get a quick look at how the variables fit </w:delText>
        </w:r>
      </w:del>
      <w:del w:id="450" w:author="Dimitri Saridakis (20083467)" w:date="2020-05-01T13:21:00Z">
        <w:r w:rsidDel="00851166">
          <w:rPr>
            <w:rFonts w:ascii="Times New Roman" w:hAnsi="Times New Roman" w:cs="Times New Roman"/>
            <w:color w:val="auto"/>
          </w:rPr>
          <w:delText>the</w:delText>
        </w:r>
      </w:del>
      <w:del w:id="451" w:author="Dimitri Saridakis (20083467)" w:date="2020-05-04T19:57:00Z">
        <w:r w:rsidDel="00AA2DA1">
          <w:rPr>
            <w:rFonts w:ascii="Times New Roman" w:hAnsi="Times New Roman" w:cs="Times New Roman"/>
            <w:color w:val="auto"/>
          </w:rPr>
          <w:delText xml:space="preserve"> </w:delText>
        </w:r>
        <w:r w:rsidR="009B7676" w:rsidDel="00AA2DA1">
          <w:rPr>
            <w:rFonts w:ascii="Times New Roman" w:hAnsi="Times New Roman" w:cs="Times New Roman"/>
            <w:color w:val="auto"/>
          </w:rPr>
          <w:delText>model based on our dataset I begin by</w:delText>
        </w:r>
      </w:del>
      <w:r w:rsidR="009B7676">
        <w:rPr>
          <w:rFonts w:ascii="Times New Roman" w:hAnsi="Times New Roman" w:cs="Times New Roman"/>
          <w:color w:val="auto"/>
        </w:rPr>
        <w:t xml:space="preserve"> deploying</w:t>
      </w:r>
      <w:r w:rsidR="008E327D">
        <w:rPr>
          <w:rFonts w:ascii="Times New Roman" w:hAnsi="Times New Roman" w:cs="Times New Roman"/>
          <w:color w:val="auto"/>
        </w:rPr>
        <w:t xml:space="preserve"> </w:t>
      </w:r>
      <w:proofErr w:type="gramStart"/>
      <w:r w:rsidR="00B757FF">
        <w:rPr>
          <w:rFonts w:ascii="Times New Roman" w:hAnsi="Times New Roman" w:cs="Times New Roman"/>
          <w:color w:val="auto"/>
        </w:rPr>
        <w:t>summary(</w:t>
      </w:r>
      <w:proofErr w:type="spellStart"/>
      <w:proofErr w:type="gramEnd"/>
      <w:r w:rsidR="00B757FF">
        <w:rPr>
          <w:rFonts w:ascii="Times New Roman" w:hAnsi="Times New Roman" w:cs="Times New Roman"/>
          <w:color w:val="auto"/>
        </w:rPr>
        <w:t>lm</w:t>
      </w:r>
      <w:proofErr w:type="spellEnd"/>
      <w:r w:rsidR="00B757FF">
        <w:rPr>
          <w:rFonts w:ascii="Times New Roman" w:hAnsi="Times New Roman" w:cs="Times New Roman"/>
          <w:color w:val="auto"/>
        </w:rPr>
        <w:t xml:space="preserve">(rent </w:t>
      </w:r>
      <w:r w:rsidR="003A040A" w:rsidRPr="003A040A">
        <w:rPr>
          <w:rFonts w:ascii="Times New Roman" w:hAnsi="Times New Roman" w:cs="Times New Roman"/>
          <w:color w:val="auto"/>
        </w:rPr>
        <w:t xml:space="preserve">~ </w:t>
      </w:r>
      <w:r w:rsidR="003A040A">
        <w:rPr>
          <w:rFonts w:ascii="Times New Roman" w:hAnsi="Times New Roman" w:cs="Times New Roman"/>
          <w:color w:val="auto"/>
        </w:rPr>
        <w:t>&lt;variables&gt;))</w:t>
      </w:r>
      <w:r w:rsidR="00786C16">
        <w:rPr>
          <w:rFonts w:ascii="Times New Roman" w:hAnsi="Times New Roman" w:cs="Times New Roman"/>
          <w:color w:val="auto"/>
        </w:rPr>
        <w:t xml:space="preserve"> of all independent variables I </w:t>
      </w:r>
      <w:del w:id="452" w:author="Dimitri Saridakis (20083467)" w:date="2020-05-04T19:58:00Z">
        <w:r w:rsidR="00786C16" w:rsidDel="000A4BA0">
          <w:rPr>
            <w:rFonts w:ascii="Times New Roman" w:hAnsi="Times New Roman" w:cs="Times New Roman"/>
            <w:color w:val="auto"/>
          </w:rPr>
          <w:delText>am using for the regression model</w:delText>
        </w:r>
        <w:r w:rsidR="003A040A" w:rsidDel="000A4BA0">
          <w:rPr>
            <w:rFonts w:ascii="Times New Roman" w:hAnsi="Times New Roman" w:cs="Times New Roman"/>
            <w:color w:val="auto"/>
          </w:rPr>
          <w:delText xml:space="preserve"> in</w:delText>
        </w:r>
      </w:del>
      <w:ins w:id="453" w:author="Dimitri Saridakis (20083467)" w:date="2020-05-04T19:58:00Z">
        <w:r w:rsidR="000A4BA0">
          <w:rPr>
            <w:rFonts w:ascii="Times New Roman" w:hAnsi="Times New Roman" w:cs="Times New Roman"/>
            <w:color w:val="auto"/>
          </w:rPr>
          <w:t>have from the data set</w:t>
        </w:r>
      </w:ins>
      <w:del w:id="454" w:author="Dimitri Saridakis (20083467)" w:date="2020-05-04T19:58:00Z">
        <w:r w:rsidR="003A040A" w:rsidDel="000A4BA0">
          <w:rPr>
            <w:rFonts w:ascii="Times New Roman" w:hAnsi="Times New Roman" w:cs="Times New Roman"/>
            <w:color w:val="auto"/>
          </w:rPr>
          <w:delText xml:space="preserve"> r</w:delText>
        </w:r>
      </w:del>
      <w:r w:rsidR="008E327D">
        <w:rPr>
          <w:rFonts w:ascii="Times New Roman" w:hAnsi="Times New Roman" w:cs="Times New Roman"/>
          <w:color w:val="auto"/>
        </w:rPr>
        <w:t xml:space="preserve">. As shown below this </w:t>
      </w:r>
      <w:r w:rsidR="003A040A">
        <w:rPr>
          <w:rFonts w:ascii="Times New Roman" w:hAnsi="Times New Roman" w:cs="Times New Roman"/>
          <w:color w:val="auto"/>
        </w:rPr>
        <w:t xml:space="preserve">gives me back </w:t>
      </w:r>
      <w:r w:rsidR="00DE4048">
        <w:rPr>
          <w:rFonts w:ascii="Times New Roman" w:hAnsi="Times New Roman" w:cs="Times New Roman"/>
          <w:color w:val="auto"/>
        </w:rPr>
        <w:t>very low</w:t>
      </w:r>
      <w:r w:rsidR="00DE4048">
        <w:rPr>
          <w:rFonts w:ascii="Times New Roman" w:hAnsi="Times New Roman" w:cs="Times New Roman"/>
          <w:color w:val="auto"/>
          <w:vertAlign w:val="superscript"/>
        </w:rPr>
        <w:t xml:space="preserve"> </w:t>
      </w:r>
      <w:r w:rsidR="00DE4048">
        <w:rPr>
          <w:rFonts w:ascii="Times New Roman" w:hAnsi="Times New Roman" w:cs="Times New Roman"/>
          <w:color w:val="auto"/>
        </w:rPr>
        <w:t>r</w:t>
      </w:r>
      <w:r w:rsidR="00DE4048">
        <w:rPr>
          <w:rFonts w:ascii="Times New Roman" w:hAnsi="Times New Roman" w:cs="Times New Roman"/>
          <w:color w:val="auto"/>
          <w:vertAlign w:val="superscript"/>
        </w:rPr>
        <w:t>2</w:t>
      </w:r>
      <w:del w:id="455" w:author="Dimitri Saridakis (20083467)" w:date="2020-05-01T13:16:00Z">
        <w:r w:rsidR="00820722" w:rsidDel="00021505">
          <w:rPr>
            <w:rFonts w:ascii="Times New Roman" w:hAnsi="Times New Roman" w:cs="Times New Roman"/>
            <w:color w:val="auto"/>
            <w:vertAlign w:val="superscript"/>
          </w:rPr>
          <w:delText xml:space="preserve"> </w:delText>
        </w:r>
      </w:del>
      <w:ins w:id="456" w:author="Dimitri Saridakis (20083467)" w:date="2020-05-01T13:16:00Z">
        <w:r w:rsidR="00021505">
          <w:rPr>
            <w:rFonts w:ascii="Times New Roman" w:hAnsi="Times New Roman" w:cs="Times New Roman"/>
            <w:color w:val="auto"/>
          </w:rPr>
          <w:t xml:space="preserve"> a</w:t>
        </w:r>
      </w:ins>
      <w:del w:id="457" w:author="Dimitri Saridakis (20083467)" w:date="2020-05-01T13:16:00Z">
        <w:r w:rsidR="00820722" w:rsidDel="00021505">
          <w:rPr>
            <w:rFonts w:ascii="Times New Roman" w:hAnsi="Times New Roman" w:cs="Times New Roman"/>
            <w:color w:val="auto"/>
          </w:rPr>
          <w:delText>a</w:delText>
        </w:r>
      </w:del>
      <w:r w:rsidR="00820722">
        <w:rPr>
          <w:rFonts w:ascii="Times New Roman" w:hAnsi="Times New Roman" w:cs="Times New Roman"/>
          <w:color w:val="auto"/>
        </w:rPr>
        <w:t>nd adjusted r</w:t>
      </w:r>
      <w:r w:rsidR="00820722">
        <w:rPr>
          <w:rFonts w:ascii="Times New Roman" w:hAnsi="Times New Roman" w:cs="Times New Roman"/>
          <w:color w:val="auto"/>
          <w:vertAlign w:val="superscript"/>
        </w:rPr>
        <w:t>2</w:t>
      </w:r>
      <w:r w:rsidR="00820722">
        <w:rPr>
          <w:rFonts w:ascii="Times New Roman" w:hAnsi="Times New Roman" w:cs="Times New Roman"/>
          <w:color w:val="auto"/>
        </w:rPr>
        <w:t xml:space="preserve"> </w:t>
      </w:r>
      <w:r w:rsidR="00786C16">
        <w:rPr>
          <w:rFonts w:ascii="Times New Roman" w:hAnsi="Times New Roman" w:cs="Times New Roman"/>
          <w:color w:val="auto"/>
        </w:rPr>
        <w:t>values</w:t>
      </w:r>
    </w:p>
    <w:p w14:paraId="0A451C64" w14:textId="1D8543B7" w:rsidR="00337F22" w:rsidRDefault="007539FD" w:rsidP="00A740D0">
      <w:pPr>
        <w:rPr>
          <w:rFonts w:ascii="Times New Roman" w:hAnsi="Times New Roman" w:cs="Times New Roman"/>
          <w:color w:val="auto"/>
        </w:rPr>
      </w:pPr>
      <w:r>
        <w:rPr>
          <w:rFonts w:ascii="Times New Roman" w:hAnsi="Times New Roman" w:cs="Times New Roman"/>
          <w:color w:val="auto"/>
        </w:rPr>
        <w:t xml:space="preserve"> for all variables.</w:t>
      </w:r>
    </w:p>
    <w:tbl>
      <w:tblPr>
        <w:tblStyle w:val="TableGrid"/>
        <w:tblW w:w="0" w:type="auto"/>
        <w:tblLook w:val="04A0" w:firstRow="1" w:lastRow="0" w:firstColumn="1" w:lastColumn="0" w:noHBand="0" w:noVBand="1"/>
        <w:tblPrChange w:id="458" w:author="Dimitri Saridakis (20083467)" w:date="2020-05-01T13:15:00Z">
          <w:tblPr>
            <w:tblStyle w:val="TableGrid"/>
            <w:tblW w:w="0" w:type="auto"/>
            <w:tblLook w:val="04A0" w:firstRow="1" w:lastRow="0" w:firstColumn="1" w:lastColumn="0" w:noHBand="0" w:noVBand="1"/>
          </w:tblPr>
        </w:tblPrChange>
      </w:tblPr>
      <w:tblGrid>
        <w:gridCol w:w="1553"/>
        <w:gridCol w:w="1807"/>
        <w:gridCol w:w="1910"/>
        <w:gridCol w:w="1807"/>
        <w:gridCol w:w="1553"/>
        <w:tblGridChange w:id="459">
          <w:tblGrid>
            <w:gridCol w:w="2157"/>
            <w:gridCol w:w="2157"/>
            <w:gridCol w:w="2158"/>
            <w:gridCol w:w="2158"/>
            <w:gridCol w:w="2158"/>
          </w:tblGrid>
        </w:tblGridChange>
      </w:tblGrid>
      <w:tr w:rsidR="00450706" w14:paraId="7962C160" w14:textId="34F94CBB" w:rsidTr="00450706">
        <w:tc>
          <w:tcPr>
            <w:tcW w:w="1553" w:type="dxa"/>
            <w:tcPrChange w:id="460" w:author="Dimitri Saridakis (20083467)" w:date="2020-05-01T13:15:00Z">
              <w:tcPr>
                <w:tcW w:w="2157" w:type="dxa"/>
              </w:tcPr>
            </w:tcPrChange>
          </w:tcPr>
          <w:p w14:paraId="1063FD69" w14:textId="00A70AC3" w:rsidR="00450706" w:rsidRDefault="00450706" w:rsidP="00A740D0">
            <w:pPr>
              <w:rPr>
                <w:rFonts w:ascii="Times New Roman" w:hAnsi="Times New Roman" w:cs="Times New Roman"/>
                <w:color w:val="auto"/>
              </w:rPr>
            </w:pPr>
          </w:p>
        </w:tc>
        <w:tc>
          <w:tcPr>
            <w:tcW w:w="1807" w:type="dxa"/>
            <w:tcPrChange w:id="461" w:author="Dimitri Saridakis (20083467)" w:date="2020-05-01T13:15:00Z">
              <w:tcPr>
                <w:tcW w:w="2157" w:type="dxa"/>
              </w:tcPr>
            </w:tcPrChange>
          </w:tcPr>
          <w:p w14:paraId="66FD656E" w14:textId="6FECBBDC" w:rsidR="00450706" w:rsidRDefault="00450706" w:rsidP="00A740D0">
            <w:pPr>
              <w:rPr>
                <w:rFonts w:ascii="Times New Roman" w:hAnsi="Times New Roman" w:cs="Times New Roman"/>
                <w:color w:val="auto"/>
              </w:rPr>
            </w:pPr>
            <w:ins w:id="462" w:author="Dimitri Saridakis (20083467)" w:date="2020-05-01T13:15:00Z">
              <w:r>
                <w:rPr>
                  <w:rFonts w:ascii="Times New Roman" w:hAnsi="Times New Roman" w:cs="Times New Roman"/>
                  <w:color w:val="auto"/>
                </w:rPr>
                <w:t>T</w:t>
              </w:r>
            </w:ins>
            <w:del w:id="463" w:author="Dimitri Saridakis (20083467)" w:date="2020-05-01T13:15:00Z">
              <w:r w:rsidDel="00450706">
                <w:rPr>
                  <w:rFonts w:ascii="Times New Roman" w:hAnsi="Times New Roman" w:cs="Times New Roman"/>
                  <w:color w:val="auto"/>
                </w:rPr>
                <w:delText>t</w:delText>
              </w:r>
            </w:del>
            <w:r>
              <w:rPr>
                <w:rFonts w:ascii="Times New Roman" w:hAnsi="Times New Roman" w:cs="Times New Roman"/>
                <w:color w:val="auto"/>
              </w:rPr>
              <w:t>own</w:t>
            </w:r>
            <w:ins w:id="464" w:author="Dimitri Saridakis (20083467)" w:date="2020-05-01T13:15:00Z">
              <w:r>
                <w:rPr>
                  <w:rFonts w:ascii="Times New Roman" w:hAnsi="Times New Roman" w:cs="Times New Roman"/>
                  <w:color w:val="auto"/>
                </w:rPr>
                <w:t xml:space="preserve"> </w:t>
              </w:r>
            </w:ins>
            <w:r>
              <w:rPr>
                <w:rFonts w:ascii="Times New Roman" w:hAnsi="Times New Roman" w:cs="Times New Roman"/>
                <w:color w:val="auto"/>
              </w:rPr>
              <w:t>Size</w:t>
            </w:r>
          </w:p>
        </w:tc>
        <w:tc>
          <w:tcPr>
            <w:tcW w:w="1910" w:type="dxa"/>
            <w:tcPrChange w:id="465" w:author="Dimitri Saridakis (20083467)" w:date="2020-05-01T13:15:00Z">
              <w:tcPr>
                <w:tcW w:w="2158" w:type="dxa"/>
              </w:tcPr>
            </w:tcPrChange>
          </w:tcPr>
          <w:p w14:paraId="22292752" w14:textId="211CADBE" w:rsidR="00450706" w:rsidRDefault="00450706" w:rsidP="00A740D0">
            <w:pPr>
              <w:rPr>
                <w:rFonts w:ascii="Times New Roman" w:hAnsi="Times New Roman" w:cs="Times New Roman"/>
                <w:color w:val="auto"/>
              </w:rPr>
            </w:pPr>
            <w:r>
              <w:rPr>
                <w:rFonts w:ascii="Times New Roman" w:hAnsi="Times New Roman" w:cs="Times New Roman"/>
                <w:color w:val="auto"/>
              </w:rPr>
              <w:t>Management</w:t>
            </w:r>
          </w:p>
        </w:tc>
        <w:tc>
          <w:tcPr>
            <w:tcW w:w="1807" w:type="dxa"/>
            <w:tcPrChange w:id="466" w:author="Dimitri Saridakis (20083467)" w:date="2020-05-01T13:15:00Z">
              <w:tcPr>
                <w:tcW w:w="2158" w:type="dxa"/>
              </w:tcPr>
            </w:tcPrChange>
          </w:tcPr>
          <w:p w14:paraId="1FD64005" w14:textId="0F3BFEB8" w:rsidR="00450706" w:rsidRDefault="00450706" w:rsidP="00A740D0">
            <w:pPr>
              <w:rPr>
                <w:rFonts w:ascii="Times New Roman" w:hAnsi="Times New Roman" w:cs="Times New Roman"/>
                <w:color w:val="auto"/>
              </w:rPr>
            </w:pPr>
            <w:r>
              <w:rPr>
                <w:rFonts w:ascii="Times New Roman" w:hAnsi="Times New Roman" w:cs="Times New Roman"/>
                <w:color w:val="auto"/>
              </w:rPr>
              <w:t>Dwelling type</w:t>
            </w:r>
          </w:p>
        </w:tc>
        <w:tc>
          <w:tcPr>
            <w:tcW w:w="1553" w:type="dxa"/>
            <w:tcPrChange w:id="467" w:author="Dimitri Saridakis (20083467)" w:date="2020-05-01T13:15:00Z">
              <w:tcPr>
                <w:tcW w:w="2158" w:type="dxa"/>
              </w:tcPr>
            </w:tcPrChange>
          </w:tcPr>
          <w:p w14:paraId="5B017674" w14:textId="4B9259F8" w:rsidR="00450706" w:rsidRDefault="00021505" w:rsidP="00A740D0">
            <w:pPr>
              <w:rPr>
                <w:ins w:id="468" w:author="Dimitri Saridakis (20083467)" w:date="2020-05-01T13:15:00Z"/>
                <w:rFonts w:ascii="Times New Roman" w:hAnsi="Times New Roman" w:cs="Times New Roman"/>
                <w:color w:val="auto"/>
              </w:rPr>
            </w:pPr>
            <w:ins w:id="469" w:author="Dimitri Saridakis (20083467)" w:date="2020-05-01T13:15:00Z">
              <w:r>
                <w:rPr>
                  <w:rFonts w:ascii="Times New Roman" w:hAnsi="Times New Roman" w:cs="Times New Roman"/>
                  <w:color w:val="auto"/>
                </w:rPr>
                <w:t>Occ Type</w:t>
              </w:r>
            </w:ins>
          </w:p>
        </w:tc>
      </w:tr>
      <w:tr w:rsidR="00450706" w14:paraId="5312C841" w14:textId="27EF1813" w:rsidTr="00450706">
        <w:tc>
          <w:tcPr>
            <w:tcW w:w="1553" w:type="dxa"/>
            <w:tcPrChange w:id="470" w:author="Dimitri Saridakis (20083467)" w:date="2020-05-01T13:15:00Z">
              <w:tcPr>
                <w:tcW w:w="2157" w:type="dxa"/>
              </w:tcPr>
            </w:tcPrChange>
          </w:tcPr>
          <w:p w14:paraId="5CA17D9A" w14:textId="3205D383" w:rsidR="00450706" w:rsidRPr="00021505" w:rsidRDefault="00021505" w:rsidP="00A740D0">
            <w:pPr>
              <w:rPr>
                <w:rFonts w:ascii="Times New Roman" w:hAnsi="Times New Roman" w:cs="Times New Roman"/>
                <w:color w:val="auto"/>
                <w:vertAlign w:val="superscript"/>
                <w:rPrChange w:id="471" w:author="Dimitri Saridakis (20083467)" w:date="2020-05-01T13:15:00Z">
                  <w:rPr>
                    <w:rFonts w:ascii="Times New Roman" w:hAnsi="Times New Roman" w:cs="Times New Roman"/>
                    <w:color w:val="auto"/>
                  </w:rPr>
                </w:rPrChange>
              </w:rPr>
            </w:pPr>
            <w:ins w:id="472" w:author="Dimitri Saridakis (20083467)" w:date="2020-05-01T13:15:00Z">
              <w:r>
                <w:rPr>
                  <w:rFonts w:ascii="Times New Roman" w:hAnsi="Times New Roman" w:cs="Times New Roman"/>
                  <w:color w:val="auto"/>
                </w:rPr>
                <w:t>R</w:t>
              </w:r>
              <w:r>
                <w:rPr>
                  <w:rFonts w:ascii="Times New Roman" w:hAnsi="Times New Roman" w:cs="Times New Roman"/>
                  <w:color w:val="auto"/>
                  <w:vertAlign w:val="superscript"/>
                </w:rPr>
                <w:t>2</w:t>
              </w:r>
            </w:ins>
          </w:p>
        </w:tc>
        <w:tc>
          <w:tcPr>
            <w:tcW w:w="1807" w:type="dxa"/>
            <w:tcPrChange w:id="473" w:author="Dimitri Saridakis (20083467)" w:date="2020-05-01T13:15:00Z">
              <w:tcPr>
                <w:tcW w:w="2157" w:type="dxa"/>
              </w:tcPr>
            </w:tcPrChange>
          </w:tcPr>
          <w:p w14:paraId="3A5C755B" w14:textId="008A6B5E" w:rsidR="00450706" w:rsidRDefault="00916C4A" w:rsidP="00A740D0">
            <w:pPr>
              <w:rPr>
                <w:rFonts w:ascii="Times New Roman" w:hAnsi="Times New Roman" w:cs="Times New Roman"/>
                <w:color w:val="auto"/>
              </w:rPr>
            </w:pPr>
            <w:ins w:id="474" w:author="Dimitri Saridakis (20083467)" w:date="2020-05-01T13:16:00Z">
              <w:r>
                <w:rPr>
                  <w:rFonts w:ascii="Times New Roman" w:hAnsi="Times New Roman" w:cs="Times New Roman"/>
                  <w:color w:val="auto"/>
                </w:rPr>
                <w:t>0.02312</w:t>
              </w:r>
            </w:ins>
          </w:p>
        </w:tc>
        <w:tc>
          <w:tcPr>
            <w:tcW w:w="1910" w:type="dxa"/>
            <w:tcPrChange w:id="475" w:author="Dimitri Saridakis (20083467)" w:date="2020-05-01T13:15:00Z">
              <w:tcPr>
                <w:tcW w:w="2158" w:type="dxa"/>
              </w:tcPr>
            </w:tcPrChange>
          </w:tcPr>
          <w:p w14:paraId="080EF9EE" w14:textId="0EF46074" w:rsidR="00450706" w:rsidRDefault="009566BF" w:rsidP="00A740D0">
            <w:pPr>
              <w:rPr>
                <w:rFonts w:ascii="Times New Roman" w:hAnsi="Times New Roman" w:cs="Times New Roman"/>
                <w:color w:val="auto"/>
              </w:rPr>
            </w:pPr>
            <w:ins w:id="476" w:author="Dimitri Saridakis (20083467)" w:date="2020-05-01T13:18:00Z">
              <w:r>
                <w:rPr>
                  <w:rFonts w:ascii="Times New Roman" w:hAnsi="Times New Roman" w:cs="Times New Roman"/>
                  <w:color w:val="auto"/>
                </w:rPr>
                <w:t>0.007759</w:t>
              </w:r>
            </w:ins>
          </w:p>
        </w:tc>
        <w:tc>
          <w:tcPr>
            <w:tcW w:w="1807" w:type="dxa"/>
            <w:tcPrChange w:id="477" w:author="Dimitri Saridakis (20083467)" w:date="2020-05-01T13:15:00Z">
              <w:tcPr>
                <w:tcW w:w="2158" w:type="dxa"/>
              </w:tcPr>
            </w:tcPrChange>
          </w:tcPr>
          <w:p w14:paraId="4196D915" w14:textId="634F05B4" w:rsidR="00450706" w:rsidRDefault="009566BF" w:rsidP="00A740D0">
            <w:pPr>
              <w:rPr>
                <w:rFonts w:ascii="Times New Roman" w:hAnsi="Times New Roman" w:cs="Times New Roman"/>
                <w:color w:val="auto"/>
              </w:rPr>
            </w:pPr>
            <w:ins w:id="478" w:author="Dimitri Saridakis (20083467)" w:date="2020-05-01T13:19:00Z">
              <w:r>
                <w:rPr>
                  <w:rFonts w:ascii="Times New Roman" w:hAnsi="Times New Roman" w:cs="Times New Roman"/>
                  <w:color w:val="auto"/>
                </w:rPr>
                <w:t>0.0242</w:t>
              </w:r>
              <w:r w:rsidR="00B018B7">
                <w:rPr>
                  <w:rFonts w:ascii="Times New Roman" w:hAnsi="Times New Roman" w:cs="Times New Roman"/>
                  <w:color w:val="auto"/>
                </w:rPr>
                <w:t>3</w:t>
              </w:r>
            </w:ins>
          </w:p>
        </w:tc>
        <w:tc>
          <w:tcPr>
            <w:tcW w:w="1553" w:type="dxa"/>
            <w:tcPrChange w:id="479" w:author="Dimitri Saridakis (20083467)" w:date="2020-05-01T13:15:00Z">
              <w:tcPr>
                <w:tcW w:w="2158" w:type="dxa"/>
              </w:tcPr>
            </w:tcPrChange>
          </w:tcPr>
          <w:p w14:paraId="1A7B4A26" w14:textId="15949C04" w:rsidR="00450706" w:rsidRDefault="006E1800" w:rsidP="00A740D0">
            <w:pPr>
              <w:rPr>
                <w:ins w:id="480" w:author="Dimitri Saridakis (20083467)" w:date="2020-05-01T13:15:00Z"/>
                <w:rFonts w:ascii="Times New Roman" w:hAnsi="Times New Roman" w:cs="Times New Roman"/>
                <w:color w:val="auto"/>
              </w:rPr>
            </w:pPr>
            <w:ins w:id="481" w:author="Dimitri Saridakis (20083467)" w:date="2020-05-01T13:17:00Z">
              <w:r>
                <w:rPr>
                  <w:rFonts w:ascii="Times New Roman" w:hAnsi="Times New Roman" w:cs="Times New Roman"/>
                  <w:color w:val="auto"/>
                </w:rPr>
                <w:t>0.04155</w:t>
              </w:r>
            </w:ins>
          </w:p>
        </w:tc>
      </w:tr>
      <w:tr w:rsidR="00450706" w14:paraId="62462E59" w14:textId="0DE8791C" w:rsidTr="00450706">
        <w:tc>
          <w:tcPr>
            <w:tcW w:w="1553" w:type="dxa"/>
            <w:tcPrChange w:id="482" w:author="Dimitri Saridakis (20083467)" w:date="2020-05-01T13:15:00Z">
              <w:tcPr>
                <w:tcW w:w="2157" w:type="dxa"/>
              </w:tcPr>
            </w:tcPrChange>
          </w:tcPr>
          <w:p w14:paraId="12994659" w14:textId="0B6135BC" w:rsidR="00450706" w:rsidRDefault="00021505" w:rsidP="00A740D0">
            <w:pPr>
              <w:rPr>
                <w:rFonts w:ascii="Times New Roman" w:hAnsi="Times New Roman" w:cs="Times New Roman"/>
                <w:color w:val="auto"/>
              </w:rPr>
            </w:pPr>
            <w:ins w:id="483" w:author="Dimitri Saridakis (20083467)" w:date="2020-05-01T13:15:00Z">
              <w:r>
                <w:rPr>
                  <w:rFonts w:ascii="Times New Roman" w:hAnsi="Times New Roman" w:cs="Times New Roman"/>
                  <w:color w:val="auto"/>
                </w:rPr>
                <w:t>Adj. R</w:t>
              </w:r>
              <w:r>
                <w:rPr>
                  <w:rFonts w:ascii="Times New Roman" w:hAnsi="Times New Roman" w:cs="Times New Roman"/>
                  <w:color w:val="auto"/>
                  <w:vertAlign w:val="superscript"/>
                </w:rPr>
                <w:t>2</w:t>
              </w:r>
            </w:ins>
          </w:p>
        </w:tc>
        <w:tc>
          <w:tcPr>
            <w:tcW w:w="1807" w:type="dxa"/>
            <w:tcPrChange w:id="484" w:author="Dimitri Saridakis (20083467)" w:date="2020-05-01T13:15:00Z">
              <w:tcPr>
                <w:tcW w:w="2157" w:type="dxa"/>
              </w:tcPr>
            </w:tcPrChange>
          </w:tcPr>
          <w:p w14:paraId="1D2C8AEB" w14:textId="3E420DC6" w:rsidR="00450706" w:rsidRDefault="00916C4A" w:rsidP="00A740D0">
            <w:pPr>
              <w:rPr>
                <w:rFonts w:ascii="Times New Roman" w:hAnsi="Times New Roman" w:cs="Times New Roman"/>
                <w:color w:val="auto"/>
              </w:rPr>
            </w:pPr>
            <w:ins w:id="485" w:author="Dimitri Saridakis (20083467)" w:date="2020-05-01T13:16:00Z">
              <w:r>
                <w:rPr>
                  <w:rFonts w:ascii="Times New Roman" w:hAnsi="Times New Roman" w:cs="Times New Roman"/>
                  <w:color w:val="auto"/>
                </w:rPr>
                <w:t>0.0</w:t>
              </w:r>
              <w:r w:rsidR="00AA5BC2">
                <w:rPr>
                  <w:rFonts w:ascii="Times New Roman" w:hAnsi="Times New Roman" w:cs="Times New Roman"/>
                  <w:color w:val="auto"/>
                </w:rPr>
                <w:t>179</w:t>
              </w:r>
            </w:ins>
          </w:p>
        </w:tc>
        <w:tc>
          <w:tcPr>
            <w:tcW w:w="1910" w:type="dxa"/>
            <w:tcPrChange w:id="486" w:author="Dimitri Saridakis (20083467)" w:date="2020-05-01T13:15:00Z">
              <w:tcPr>
                <w:tcW w:w="2158" w:type="dxa"/>
              </w:tcPr>
            </w:tcPrChange>
          </w:tcPr>
          <w:p w14:paraId="50DA10E4" w14:textId="29BF16D1" w:rsidR="00450706" w:rsidRDefault="009566BF" w:rsidP="00A740D0">
            <w:pPr>
              <w:rPr>
                <w:rFonts w:ascii="Times New Roman" w:hAnsi="Times New Roman" w:cs="Times New Roman"/>
                <w:color w:val="auto"/>
              </w:rPr>
            </w:pPr>
            <w:ins w:id="487" w:author="Dimitri Saridakis (20083467)" w:date="2020-05-01T13:18:00Z">
              <w:r>
                <w:rPr>
                  <w:rFonts w:ascii="Times New Roman" w:hAnsi="Times New Roman" w:cs="Times New Roman"/>
                  <w:color w:val="auto"/>
                </w:rPr>
                <w:t>0.002453</w:t>
              </w:r>
            </w:ins>
          </w:p>
        </w:tc>
        <w:tc>
          <w:tcPr>
            <w:tcW w:w="1807" w:type="dxa"/>
            <w:tcPrChange w:id="488" w:author="Dimitri Saridakis (20083467)" w:date="2020-05-01T13:15:00Z">
              <w:tcPr>
                <w:tcW w:w="2158" w:type="dxa"/>
              </w:tcPr>
            </w:tcPrChange>
          </w:tcPr>
          <w:p w14:paraId="58C6EB85" w14:textId="389B582C" w:rsidR="00450706" w:rsidRDefault="00B018B7" w:rsidP="00A740D0">
            <w:pPr>
              <w:rPr>
                <w:rFonts w:ascii="Times New Roman" w:hAnsi="Times New Roman" w:cs="Times New Roman"/>
                <w:color w:val="auto"/>
              </w:rPr>
            </w:pPr>
            <w:ins w:id="489" w:author="Dimitri Saridakis (20083467)" w:date="2020-05-01T13:19:00Z">
              <w:r>
                <w:rPr>
                  <w:rFonts w:ascii="Times New Roman" w:hAnsi="Times New Roman" w:cs="Times New Roman"/>
                  <w:color w:val="auto"/>
                </w:rPr>
                <w:t>0.01904</w:t>
              </w:r>
            </w:ins>
          </w:p>
        </w:tc>
        <w:tc>
          <w:tcPr>
            <w:tcW w:w="1553" w:type="dxa"/>
            <w:tcPrChange w:id="490" w:author="Dimitri Saridakis (20083467)" w:date="2020-05-01T13:15:00Z">
              <w:tcPr>
                <w:tcW w:w="2158" w:type="dxa"/>
              </w:tcPr>
            </w:tcPrChange>
          </w:tcPr>
          <w:p w14:paraId="2A7AF04E" w14:textId="27CB46C5" w:rsidR="00450706" w:rsidRDefault="006E1800" w:rsidP="00A740D0">
            <w:pPr>
              <w:rPr>
                <w:ins w:id="491" w:author="Dimitri Saridakis (20083467)" w:date="2020-05-01T13:15:00Z"/>
                <w:rFonts w:ascii="Times New Roman" w:hAnsi="Times New Roman" w:cs="Times New Roman"/>
                <w:color w:val="auto"/>
              </w:rPr>
            </w:pPr>
            <w:ins w:id="492" w:author="Dimitri Saridakis (20083467)" w:date="2020-05-01T13:17:00Z">
              <w:r>
                <w:rPr>
                  <w:rFonts w:ascii="Times New Roman" w:hAnsi="Times New Roman" w:cs="Times New Roman"/>
                  <w:color w:val="auto"/>
                </w:rPr>
                <w:t>0.03643</w:t>
              </w:r>
            </w:ins>
          </w:p>
        </w:tc>
      </w:tr>
    </w:tbl>
    <w:p w14:paraId="7FB91604" w14:textId="142B7B4C" w:rsidR="00430243" w:rsidRDefault="00885296" w:rsidP="00A740D0">
      <w:pPr>
        <w:rPr>
          <w:ins w:id="493" w:author="Dimitri Saridakis (20083467)" w:date="2020-05-01T14:16:00Z"/>
          <w:rFonts w:ascii="Times New Roman" w:hAnsi="Times New Roman" w:cs="Times New Roman"/>
          <w:color w:val="auto"/>
        </w:rPr>
      </w:pPr>
      <w:ins w:id="494" w:author="Dimitri Saridakis (20083467)" w:date="2020-05-01T13:20:00Z">
        <w:r>
          <w:rPr>
            <w:rFonts w:ascii="Times New Roman" w:hAnsi="Times New Roman" w:cs="Times New Roman"/>
            <w:color w:val="auto"/>
          </w:rPr>
          <w:t>Briefly looking at these figures gives us some insig</w:t>
        </w:r>
      </w:ins>
      <w:ins w:id="495" w:author="Dimitri Saridakis (20083467)" w:date="2020-05-01T13:22:00Z">
        <w:r w:rsidR="0037133D">
          <w:rPr>
            <w:rFonts w:ascii="Times New Roman" w:hAnsi="Times New Roman" w:cs="Times New Roman"/>
            <w:color w:val="auto"/>
          </w:rPr>
          <w:t xml:space="preserve">ht that </w:t>
        </w:r>
        <w:r w:rsidR="00161050">
          <w:rPr>
            <w:rFonts w:ascii="Times New Roman" w:hAnsi="Times New Roman" w:cs="Times New Roman"/>
            <w:color w:val="auto"/>
          </w:rPr>
          <w:t>the dataset is skewed</w:t>
        </w:r>
      </w:ins>
      <w:ins w:id="496" w:author="Dimitri Saridakis (20083467)" w:date="2020-05-04T19:59:00Z">
        <w:r w:rsidR="00615DAC">
          <w:rPr>
            <w:rFonts w:ascii="Times New Roman" w:hAnsi="Times New Roman" w:cs="Times New Roman"/>
            <w:color w:val="auto"/>
          </w:rPr>
          <w:t>.</w:t>
        </w:r>
      </w:ins>
      <w:ins w:id="497" w:author="Dimitri Saridakis (20083467)" w:date="2020-05-01T13:23:00Z">
        <w:r w:rsidR="0047012D">
          <w:rPr>
            <w:rFonts w:ascii="Times New Roman" w:hAnsi="Times New Roman" w:cs="Times New Roman"/>
            <w:color w:val="auto"/>
          </w:rPr>
          <w:t xml:space="preserve"> I will</w:t>
        </w:r>
      </w:ins>
      <w:ins w:id="498" w:author="Dimitri Saridakis (20083467)" w:date="2020-05-04T20:00:00Z">
        <w:r w:rsidR="00D52652">
          <w:rPr>
            <w:rFonts w:ascii="Times New Roman" w:hAnsi="Times New Roman" w:cs="Times New Roman"/>
            <w:color w:val="auto"/>
          </w:rPr>
          <w:t xml:space="preserve"> quickly see if other variables could have given us a better fit to the data</w:t>
        </w:r>
      </w:ins>
      <w:ins w:id="499" w:author="Dimitri Saridakis (20083467)" w:date="2020-05-01T13:24:00Z">
        <w:r w:rsidR="00C47E48">
          <w:rPr>
            <w:rFonts w:ascii="Times New Roman" w:hAnsi="Times New Roman" w:cs="Times New Roman"/>
            <w:color w:val="auto"/>
          </w:rPr>
          <w:t xml:space="preserve"> and if we can cover more</w:t>
        </w:r>
      </w:ins>
      <w:ins w:id="500" w:author="Dimitri Saridakis (20083467)" w:date="2020-05-01T13:25:00Z">
        <w:r w:rsidR="00782E09">
          <w:rPr>
            <w:rFonts w:ascii="Times New Roman" w:hAnsi="Times New Roman" w:cs="Times New Roman"/>
            <w:color w:val="auto"/>
          </w:rPr>
          <w:t xml:space="preserve"> percentage of</w:t>
        </w:r>
      </w:ins>
      <w:ins w:id="501" w:author="Dimitri Saridakis (20083467)" w:date="2020-05-01T13:24:00Z">
        <w:r w:rsidR="00C47E48">
          <w:rPr>
            <w:rFonts w:ascii="Times New Roman" w:hAnsi="Times New Roman" w:cs="Times New Roman"/>
            <w:color w:val="auto"/>
          </w:rPr>
          <w:t xml:space="preserve"> </w:t>
        </w:r>
        <w:r w:rsidR="00FB1A9B">
          <w:rPr>
            <w:rFonts w:ascii="Times New Roman" w:hAnsi="Times New Roman" w:cs="Times New Roman"/>
            <w:color w:val="auto"/>
          </w:rPr>
          <w:t xml:space="preserve">variance in the </w:t>
        </w:r>
      </w:ins>
      <w:ins w:id="502" w:author="Dimitri Saridakis (20083467)" w:date="2020-05-01T13:25:00Z">
        <w:r w:rsidR="00223379">
          <w:rPr>
            <w:rFonts w:ascii="Times New Roman" w:hAnsi="Times New Roman" w:cs="Times New Roman"/>
            <w:color w:val="auto"/>
          </w:rPr>
          <w:t>rent</w:t>
        </w:r>
      </w:ins>
      <w:ins w:id="503" w:author="Dimitri Saridakis (20083467)" w:date="2020-05-04T14:11:00Z">
        <w:r w:rsidR="009D3336">
          <w:rPr>
            <w:rFonts w:ascii="Times New Roman" w:hAnsi="Times New Roman" w:cs="Times New Roman"/>
            <w:color w:val="auto"/>
          </w:rPr>
          <w:t xml:space="preserve"> with these variables.</w:t>
        </w:r>
      </w:ins>
    </w:p>
    <w:p w14:paraId="00E0A838" w14:textId="5D9728C1" w:rsidR="00C42C89" w:rsidRDefault="00C42C89" w:rsidP="00A740D0">
      <w:pPr>
        <w:rPr>
          <w:ins w:id="504" w:author="Dimitri Saridakis (20083467)" w:date="2020-05-01T13:54:00Z"/>
          <w:rFonts w:ascii="Times New Roman" w:hAnsi="Times New Roman" w:cs="Times New Roman"/>
          <w:color w:val="auto"/>
        </w:rPr>
      </w:pPr>
      <w:proofErr w:type="gramStart"/>
      <w:ins w:id="505" w:author="Dimitri Saridakis (20083467)" w:date="2020-05-01T14:16:00Z">
        <w:r w:rsidRPr="00C42C89">
          <w:rPr>
            <w:rFonts w:ascii="Times New Roman" w:hAnsi="Times New Roman" w:cs="Times New Roman"/>
            <w:color w:val="auto"/>
          </w:rPr>
          <w:t>summary(</w:t>
        </w:r>
        <w:proofErr w:type="spellStart"/>
        <w:proofErr w:type="gramEnd"/>
        <w:r w:rsidRPr="00C42C89">
          <w:rPr>
            <w:rFonts w:ascii="Times New Roman" w:hAnsi="Times New Roman" w:cs="Times New Roman"/>
            <w:color w:val="auto"/>
          </w:rPr>
          <w:t>lm</w:t>
        </w:r>
        <w:proofErr w:type="spellEnd"/>
        <w:r w:rsidRPr="00C42C89">
          <w:rPr>
            <w:rFonts w:ascii="Times New Roman" w:hAnsi="Times New Roman" w:cs="Times New Roman"/>
            <w:color w:val="auto"/>
          </w:rPr>
          <w:t xml:space="preserve">(rent~ </w:t>
        </w:r>
        <w:proofErr w:type="spellStart"/>
        <w:r w:rsidRPr="00C42C89">
          <w:rPr>
            <w:rFonts w:ascii="Times New Roman" w:hAnsi="Times New Roman" w:cs="Times New Roman"/>
            <w:color w:val="auto"/>
          </w:rPr>
          <w:t>occupentType</w:t>
        </w:r>
        <w:proofErr w:type="spellEnd"/>
        <w:r w:rsidRPr="00C42C89">
          <w:rPr>
            <w:rFonts w:ascii="Times New Roman" w:hAnsi="Times New Roman" w:cs="Times New Roman"/>
            <w:color w:val="auto"/>
          </w:rPr>
          <w:t xml:space="preserve"> + </w:t>
        </w:r>
        <w:proofErr w:type="spellStart"/>
        <w:r w:rsidRPr="00C42C89">
          <w:rPr>
            <w:rFonts w:ascii="Times New Roman" w:hAnsi="Times New Roman" w:cs="Times New Roman"/>
            <w:color w:val="auto"/>
          </w:rPr>
          <w:t>townSize</w:t>
        </w:r>
        <w:proofErr w:type="spellEnd"/>
        <w:r w:rsidRPr="00C42C89">
          <w:rPr>
            <w:rFonts w:ascii="Times New Roman" w:hAnsi="Times New Roman" w:cs="Times New Roman"/>
            <w:color w:val="auto"/>
          </w:rPr>
          <w:t>))</w:t>
        </w:r>
        <w:r>
          <w:rPr>
            <w:rFonts w:ascii="Times New Roman" w:hAnsi="Times New Roman" w:cs="Times New Roman"/>
            <w:color w:val="auto"/>
          </w:rPr>
          <w:t xml:space="preserve"> returns:</w:t>
        </w:r>
      </w:ins>
    </w:p>
    <w:p w14:paraId="4BD57633" w14:textId="2A56F382" w:rsidR="00375EAB" w:rsidRDefault="00333ECB" w:rsidP="006660EB">
      <w:pPr>
        <w:jc w:val="center"/>
        <w:rPr>
          <w:ins w:id="506" w:author="Dimitri Saridakis (20083467)" w:date="2020-05-01T14:16:00Z"/>
          <w:rFonts w:ascii="Times New Roman" w:hAnsi="Times New Roman" w:cs="Times New Roman"/>
          <w:color w:val="auto"/>
        </w:rPr>
        <w:pPrChange w:id="507" w:author="Dimitri Saridakis (20083467)" w:date="2020-05-01T14:31:00Z">
          <w:pPr/>
        </w:pPrChange>
      </w:pPr>
      <w:ins w:id="508" w:author="Dimitri Saridakis (20083467)" w:date="2020-05-01T14:32:00Z">
        <w:r>
          <w:rPr>
            <w:noProof/>
          </w:rPr>
          <w:drawing>
            <wp:inline distT="0" distB="0" distL="0" distR="0" wp14:anchorId="64C89E9C" wp14:editId="6DF83EAA">
              <wp:extent cx="4084320" cy="2349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9537" cy="2352430"/>
                      </a:xfrm>
                      <a:prstGeom prst="rect">
                        <a:avLst/>
                      </a:prstGeom>
                    </pic:spPr>
                  </pic:pic>
                </a:graphicData>
              </a:graphic>
            </wp:inline>
          </w:drawing>
        </w:r>
      </w:ins>
    </w:p>
    <w:p w14:paraId="79A2D967" w14:textId="77777777" w:rsidR="00F9644E" w:rsidRDefault="00677C59" w:rsidP="00A740D0">
      <w:pPr>
        <w:rPr>
          <w:ins w:id="509" w:author="Dimitri Saridakis (20083467)" w:date="2020-05-04T14:14:00Z"/>
          <w:rFonts w:ascii="Times New Roman" w:hAnsi="Times New Roman" w:cs="Times New Roman"/>
          <w:color w:val="auto"/>
        </w:rPr>
      </w:pPr>
      <w:ins w:id="510" w:author="Dimitri Saridakis (20083467)" w:date="2020-05-01T14:16:00Z">
        <w:r>
          <w:rPr>
            <w:rFonts w:ascii="Times New Roman" w:hAnsi="Times New Roman" w:cs="Times New Roman"/>
            <w:color w:val="auto"/>
          </w:rPr>
          <w:t xml:space="preserve">The </w:t>
        </w:r>
      </w:ins>
      <w:proofErr w:type="spellStart"/>
      <w:ins w:id="511" w:author="Dimitri Saridakis (20083467)" w:date="2020-05-01T14:17:00Z">
        <w:r>
          <w:rPr>
            <w:rFonts w:ascii="Times New Roman" w:hAnsi="Times New Roman" w:cs="Times New Roman"/>
            <w:color w:val="auto"/>
          </w:rPr>
          <w:t>P</w:t>
        </w:r>
        <w:r w:rsidR="004C53C1">
          <w:rPr>
            <w:rFonts w:ascii="Times New Roman" w:hAnsi="Times New Roman" w:cs="Times New Roman"/>
            <w:color w:val="auto"/>
          </w:rPr>
          <w:t>r</w:t>
        </w:r>
        <w:proofErr w:type="spellEnd"/>
        <w:r w:rsidR="004C53C1">
          <w:rPr>
            <w:rFonts w:ascii="Times New Roman" w:hAnsi="Times New Roman" w:cs="Times New Roman"/>
            <w:color w:val="auto"/>
          </w:rPr>
          <w:t xml:space="preserve">(&gt;|t|) gives the p-value per each variable and </w:t>
        </w:r>
      </w:ins>
      <w:ins w:id="512" w:author="Dimitri Saridakis (20083467)" w:date="2020-05-01T14:30:00Z">
        <w:r w:rsidR="00455E1B">
          <w:rPr>
            <w:rFonts w:ascii="Times New Roman" w:hAnsi="Times New Roman" w:cs="Times New Roman"/>
            <w:color w:val="auto"/>
          </w:rPr>
          <w:t>whether</w:t>
        </w:r>
      </w:ins>
      <w:ins w:id="513" w:author="Dimitri Saridakis (20083467)" w:date="2020-05-01T14:17:00Z">
        <w:r w:rsidR="004C53C1">
          <w:rPr>
            <w:rFonts w:ascii="Times New Roman" w:hAnsi="Times New Roman" w:cs="Times New Roman"/>
            <w:color w:val="auto"/>
          </w:rPr>
          <w:t xml:space="preserve"> we can accept or</w:t>
        </w:r>
      </w:ins>
      <w:ins w:id="514" w:author="Dimitri Saridakis (20083467)" w:date="2020-05-01T14:18:00Z">
        <w:r w:rsidR="004C53C1">
          <w:rPr>
            <w:rFonts w:ascii="Times New Roman" w:hAnsi="Times New Roman" w:cs="Times New Roman"/>
            <w:color w:val="auto"/>
          </w:rPr>
          <w:t xml:space="preserve"> reject the null hypothesi</w:t>
        </w:r>
        <w:r w:rsidR="00673D12">
          <w:rPr>
            <w:rFonts w:ascii="Times New Roman" w:hAnsi="Times New Roman" w:cs="Times New Roman"/>
            <w:color w:val="auto"/>
          </w:rPr>
          <w:t>s for that variable to determine i</w:t>
        </w:r>
        <w:r w:rsidR="004C5F4F">
          <w:rPr>
            <w:rFonts w:ascii="Times New Roman" w:hAnsi="Times New Roman" w:cs="Times New Roman"/>
            <w:color w:val="auto"/>
          </w:rPr>
          <w:t>f the variable is statisti</w:t>
        </w:r>
      </w:ins>
      <w:ins w:id="515" w:author="Dimitri Saridakis (20083467)" w:date="2020-05-01T14:19:00Z">
        <w:r w:rsidR="004C5F4F">
          <w:rPr>
            <w:rFonts w:ascii="Times New Roman" w:hAnsi="Times New Roman" w:cs="Times New Roman"/>
            <w:color w:val="auto"/>
          </w:rPr>
          <w:t xml:space="preserve">cally significant or not. </w:t>
        </w:r>
        <w:r w:rsidR="004A3EBC">
          <w:rPr>
            <w:rFonts w:ascii="Times New Roman" w:hAnsi="Times New Roman" w:cs="Times New Roman"/>
            <w:color w:val="auto"/>
          </w:rPr>
          <w:t>The *s beside the value define</w:t>
        </w:r>
      </w:ins>
      <w:ins w:id="516" w:author="Dimitri Saridakis (20083467)" w:date="2020-05-01T14:20:00Z">
        <w:r w:rsidR="004A3EBC">
          <w:rPr>
            <w:rFonts w:ascii="Times New Roman" w:hAnsi="Times New Roman" w:cs="Times New Roman"/>
            <w:color w:val="auto"/>
          </w:rPr>
          <w:t xml:space="preserve"> significance values. </w:t>
        </w:r>
        <w:r w:rsidR="00176CB3">
          <w:rPr>
            <w:rFonts w:ascii="Times New Roman" w:hAnsi="Times New Roman" w:cs="Times New Roman"/>
            <w:color w:val="auto"/>
          </w:rPr>
          <w:t>The lower the p-value the more significant the finding</w:t>
        </w:r>
      </w:ins>
      <w:ins w:id="517" w:author="Dimitri Saridakis (20083467)" w:date="2020-05-01T14:24:00Z">
        <w:r w:rsidR="006121BC">
          <w:rPr>
            <w:rFonts w:ascii="Times New Roman" w:hAnsi="Times New Roman" w:cs="Times New Roman"/>
            <w:color w:val="auto"/>
          </w:rPr>
          <w:t>,</w:t>
        </w:r>
      </w:ins>
      <w:ins w:id="518" w:author="Dimitri Saridakis (20083467)" w:date="2020-05-01T14:36:00Z">
        <w:r w:rsidR="000946BA">
          <w:rPr>
            <w:rFonts w:ascii="Times New Roman" w:hAnsi="Times New Roman" w:cs="Times New Roman"/>
            <w:color w:val="auto"/>
          </w:rPr>
          <w:t xml:space="preserve"> this is further shown by having more stars, </w:t>
        </w:r>
      </w:ins>
      <w:ins w:id="519" w:author="Dimitri Saridakis (20083467)" w:date="2020-05-01T14:37:00Z">
        <w:r w:rsidR="00003382">
          <w:rPr>
            <w:rFonts w:ascii="Times New Roman" w:hAnsi="Times New Roman" w:cs="Times New Roman"/>
            <w:color w:val="auto"/>
          </w:rPr>
          <w:t>subsequently</w:t>
        </w:r>
      </w:ins>
      <w:ins w:id="520" w:author="Dimitri Saridakis (20083467)" w:date="2020-05-01T14:24:00Z">
        <w:r w:rsidR="006121BC">
          <w:rPr>
            <w:rFonts w:ascii="Times New Roman" w:hAnsi="Times New Roman" w:cs="Times New Roman"/>
            <w:color w:val="auto"/>
          </w:rPr>
          <w:t xml:space="preserve"> allowing us to reject the null</w:t>
        </w:r>
      </w:ins>
      <w:ins w:id="521" w:author="Dimitri Saridakis (20083467)" w:date="2020-05-04T14:12:00Z">
        <w:r w:rsidR="005F3461">
          <w:rPr>
            <w:rFonts w:ascii="Times New Roman" w:hAnsi="Times New Roman" w:cs="Times New Roman"/>
            <w:color w:val="auto"/>
          </w:rPr>
          <w:t xml:space="preserve"> hypothesis</w:t>
        </w:r>
      </w:ins>
    </w:p>
    <w:p w14:paraId="7295466E" w14:textId="3F6B7179" w:rsidR="00677C59" w:rsidRDefault="000F69C7" w:rsidP="00A740D0">
      <w:pPr>
        <w:rPr>
          <w:ins w:id="522" w:author="Dimitri Saridakis (20083467)" w:date="2020-05-01T15:32:00Z"/>
          <w:rFonts w:ascii="Times New Roman" w:hAnsi="Times New Roman" w:cs="Times New Roman"/>
          <w:color w:val="auto"/>
        </w:rPr>
      </w:pPr>
      <w:ins w:id="523" w:author="Dimitri Saridakis (20083467)" w:date="2020-05-01T14:24:00Z">
        <w:r>
          <w:rPr>
            <w:rFonts w:ascii="Times New Roman" w:hAnsi="Times New Roman" w:cs="Times New Roman"/>
            <w:color w:val="auto"/>
          </w:rPr>
          <w:t xml:space="preserve">We </w:t>
        </w:r>
        <w:r w:rsidR="006121BC">
          <w:rPr>
            <w:rFonts w:ascii="Times New Roman" w:hAnsi="Times New Roman" w:cs="Times New Roman"/>
            <w:color w:val="auto"/>
          </w:rPr>
          <w:t xml:space="preserve">notice that </w:t>
        </w:r>
      </w:ins>
      <w:ins w:id="524" w:author="Dimitri Saridakis (20083467)" w:date="2020-05-01T14:33:00Z">
        <w:r w:rsidR="00495263">
          <w:rPr>
            <w:rFonts w:ascii="Times New Roman" w:hAnsi="Times New Roman" w:cs="Times New Roman"/>
            <w:color w:val="auto"/>
          </w:rPr>
          <w:t>collectively</w:t>
        </w:r>
      </w:ins>
      <w:ins w:id="525" w:author="Dimitri Saridakis (20083467)" w:date="2020-05-01T14:30:00Z">
        <w:r w:rsidR="007F713B">
          <w:rPr>
            <w:rFonts w:ascii="Times New Roman" w:hAnsi="Times New Roman" w:cs="Times New Roman"/>
            <w:color w:val="auto"/>
          </w:rPr>
          <w:t xml:space="preserve"> </w:t>
        </w:r>
        <w:proofErr w:type="spellStart"/>
        <w:r w:rsidR="007F713B">
          <w:rPr>
            <w:rFonts w:ascii="Times New Roman" w:hAnsi="Times New Roman" w:cs="Times New Roman"/>
            <w:color w:val="auto"/>
          </w:rPr>
          <w:t>townSize</w:t>
        </w:r>
      </w:ins>
      <w:proofErr w:type="spellEnd"/>
      <w:ins w:id="526" w:author="Dimitri Saridakis (20083467)" w:date="2020-05-01T14:33:00Z">
        <w:r w:rsidR="00495263">
          <w:rPr>
            <w:rFonts w:ascii="Times New Roman" w:hAnsi="Times New Roman" w:cs="Times New Roman"/>
            <w:color w:val="auto"/>
          </w:rPr>
          <w:t xml:space="preserve"> and occu</w:t>
        </w:r>
      </w:ins>
      <w:ins w:id="527" w:author="Dimitri Saridakis (20083467)" w:date="2020-05-01T14:34:00Z">
        <w:r w:rsidR="00495263">
          <w:rPr>
            <w:rFonts w:ascii="Times New Roman" w:hAnsi="Times New Roman" w:cs="Times New Roman"/>
            <w:color w:val="auto"/>
          </w:rPr>
          <w:t>pant type only have an</w:t>
        </w:r>
      </w:ins>
      <w:ins w:id="528" w:author="Dimitri Saridakis (20083467)" w:date="2020-05-01T14:35:00Z">
        <w:r w:rsidR="00127386">
          <w:rPr>
            <w:rFonts w:ascii="Times New Roman" w:hAnsi="Times New Roman" w:cs="Times New Roman"/>
            <w:color w:val="auto"/>
          </w:rPr>
          <w:t xml:space="preserve"> adjusted</w:t>
        </w:r>
      </w:ins>
      <w:ins w:id="529" w:author="Dimitri Saridakis (20083467)" w:date="2020-05-01T14:34:00Z">
        <w:r w:rsidR="00495263">
          <w:rPr>
            <w:rFonts w:ascii="Times New Roman" w:hAnsi="Times New Roman" w:cs="Times New Roman"/>
            <w:color w:val="auto"/>
          </w:rPr>
          <w:t xml:space="preserve"> R</w:t>
        </w:r>
        <w:r w:rsidR="00495263">
          <w:rPr>
            <w:rFonts w:ascii="Times New Roman" w:hAnsi="Times New Roman" w:cs="Times New Roman"/>
            <w:color w:val="auto"/>
            <w:vertAlign w:val="superscript"/>
          </w:rPr>
          <w:t>2</w:t>
        </w:r>
        <w:r w:rsidR="00495263">
          <w:rPr>
            <w:rFonts w:ascii="Times New Roman" w:hAnsi="Times New Roman" w:cs="Times New Roman"/>
            <w:color w:val="auto"/>
          </w:rPr>
          <w:t xml:space="preserve"> value of 0.06</w:t>
        </w:r>
      </w:ins>
      <w:ins w:id="530" w:author="Dimitri Saridakis (20083467)" w:date="2020-05-04T14:14:00Z">
        <w:r w:rsidR="00EE7CA9">
          <w:rPr>
            <w:rFonts w:ascii="Times New Roman" w:hAnsi="Times New Roman" w:cs="Times New Roman"/>
            <w:color w:val="auto"/>
          </w:rPr>
          <w:t>1</w:t>
        </w:r>
      </w:ins>
      <w:ins w:id="531" w:author="Dimitri Saridakis (20083467)" w:date="2020-05-01T14:34:00Z">
        <w:r w:rsidR="00127386">
          <w:rPr>
            <w:rFonts w:ascii="Times New Roman" w:hAnsi="Times New Roman" w:cs="Times New Roman"/>
            <w:color w:val="auto"/>
          </w:rPr>
          <w:t>, that is 6% variation in rent can</w:t>
        </w:r>
      </w:ins>
      <w:ins w:id="532" w:author="Dimitri Saridakis (20083467)" w:date="2020-05-01T14:30:00Z">
        <w:r w:rsidR="007F713B">
          <w:rPr>
            <w:rFonts w:ascii="Times New Roman" w:hAnsi="Times New Roman" w:cs="Times New Roman"/>
            <w:color w:val="auto"/>
          </w:rPr>
          <w:t xml:space="preserve"> is </w:t>
        </w:r>
      </w:ins>
      <w:ins w:id="533" w:author="Dimitri Saridakis (20083467)" w:date="2020-05-01T14:35:00Z">
        <w:r w:rsidR="00734CAB">
          <w:rPr>
            <w:rFonts w:ascii="Times New Roman" w:hAnsi="Times New Roman" w:cs="Times New Roman"/>
            <w:color w:val="auto"/>
          </w:rPr>
          <w:t>due to these two variables</w:t>
        </w:r>
        <w:r w:rsidR="00507187">
          <w:rPr>
            <w:rFonts w:ascii="Times New Roman" w:hAnsi="Times New Roman" w:cs="Times New Roman"/>
            <w:color w:val="auto"/>
          </w:rPr>
          <w:t xml:space="preserve"> whilst both are </w:t>
        </w:r>
      </w:ins>
      <w:ins w:id="534" w:author="Dimitri Saridakis (20083467)" w:date="2020-05-01T14:37:00Z">
        <w:r w:rsidR="00E80B99">
          <w:rPr>
            <w:rFonts w:ascii="Times New Roman" w:hAnsi="Times New Roman" w:cs="Times New Roman"/>
            <w:color w:val="auto"/>
          </w:rPr>
          <w:t>statistically significant with p-v</w:t>
        </w:r>
      </w:ins>
      <w:ins w:id="535" w:author="Dimitri Saridakis (20083467)" w:date="2020-05-01T14:38:00Z">
        <w:r w:rsidR="00E80B99">
          <w:rPr>
            <w:rFonts w:ascii="Times New Roman" w:hAnsi="Times New Roman" w:cs="Times New Roman"/>
            <w:color w:val="auto"/>
          </w:rPr>
          <w:t xml:space="preserve">alues less than </w:t>
        </w:r>
        <w:r w:rsidR="00830BEC">
          <w:rPr>
            <w:rFonts w:ascii="Times New Roman" w:hAnsi="Times New Roman" w:cs="Times New Roman"/>
            <w:color w:val="auto"/>
          </w:rPr>
          <w:t>0.05.</w:t>
        </w:r>
      </w:ins>
    </w:p>
    <w:p w14:paraId="3447CA94" w14:textId="1D819E1F" w:rsidR="00CF6D4B" w:rsidRDefault="00CF6D4B" w:rsidP="00A740D0">
      <w:pPr>
        <w:rPr>
          <w:ins w:id="536" w:author="Dimitri Saridakis (20083467)" w:date="2020-05-01T14:42:00Z"/>
          <w:rFonts w:ascii="Times New Roman" w:hAnsi="Times New Roman" w:cs="Times New Roman"/>
          <w:color w:val="auto"/>
        </w:rPr>
      </w:pPr>
      <w:ins w:id="537" w:author="Dimitri Saridakis (20083467)" w:date="2020-05-01T15:32:00Z">
        <w:r>
          <w:rPr>
            <w:rFonts w:ascii="Times New Roman" w:hAnsi="Times New Roman" w:cs="Times New Roman"/>
            <w:color w:val="auto"/>
          </w:rPr>
          <w:t xml:space="preserve">Including </w:t>
        </w:r>
        <w:proofErr w:type="spellStart"/>
        <w:r>
          <w:rPr>
            <w:rFonts w:ascii="Times New Roman" w:hAnsi="Times New Roman" w:cs="Times New Roman"/>
            <w:color w:val="auto"/>
          </w:rPr>
          <w:t>dwellingType</w:t>
        </w:r>
        <w:proofErr w:type="spellEnd"/>
        <w:r>
          <w:rPr>
            <w:rFonts w:ascii="Times New Roman" w:hAnsi="Times New Roman" w:cs="Times New Roman"/>
            <w:color w:val="auto"/>
          </w:rPr>
          <w:t xml:space="preserve"> as a variable in</w:t>
        </w:r>
      </w:ins>
      <w:ins w:id="538" w:author="Dimitri Saridakis (20083467)" w:date="2020-05-01T15:33:00Z">
        <w:r>
          <w:rPr>
            <w:rFonts w:ascii="Times New Roman" w:hAnsi="Times New Roman" w:cs="Times New Roman"/>
            <w:color w:val="auto"/>
          </w:rPr>
          <w:t xml:space="preserve"> our model</w:t>
        </w:r>
        <w:r w:rsidR="00D109CD">
          <w:rPr>
            <w:rFonts w:ascii="Times New Roman" w:hAnsi="Times New Roman" w:cs="Times New Roman"/>
            <w:color w:val="auto"/>
          </w:rPr>
          <w:t xml:space="preserve"> returns this output</w:t>
        </w:r>
      </w:ins>
      <w:ins w:id="539" w:author="Dimitri Saridakis (20083467)" w:date="2020-05-01T15:35:00Z">
        <w:r w:rsidR="00527094">
          <w:rPr>
            <w:rFonts w:ascii="Times New Roman" w:hAnsi="Times New Roman" w:cs="Times New Roman"/>
            <w:color w:val="auto"/>
          </w:rPr>
          <w:t>:</w:t>
        </w:r>
      </w:ins>
    </w:p>
    <w:p w14:paraId="3A789101" w14:textId="72DE4711" w:rsidR="00A2426D" w:rsidDel="002A244F" w:rsidRDefault="009937AC" w:rsidP="00937170">
      <w:pPr>
        <w:jc w:val="center"/>
        <w:rPr>
          <w:del w:id="540" w:author="Dimitri Saridakis (20083467)" w:date="2020-05-01T15:21:00Z"/>
          <w:rFonts w:ascii="Times New Roman" w:hAnsi="Times New Roman" w:cs="Times New Roman"/>
          <w:color w:val="auto"/>
        </w:rPr>
        <w:pPrChange w:id="541" w:author="Dimitri Saridakis (20083467)" w:date="2020-05-04T14:15:00Z">
          <w:pPr/>
        </w:pPrChange>
      </w:pPr>
      <w:ins w:id="542" w:author="Dimitri Saridakis (20083467)" w:date="2020-05-01T15:32:00Z">
        <w:r>
          <w:rPr>
            <w:noProof/>
          </w:rPr>
          <w:drawing>
            <wp:inline distT="0" distB="0" distL="0" distR="0" wp14:anchorId="54595E58" wp14:editId="7D861910">
              <wp:extent cx="3512820" cy="214794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7732" cy="2150947"/>
                      </a:xfrm>
                      <a:prstGeom prst="rect">
                        <a:avLst/>
                      </a:prstGeom>
                    </pic:spPr>
                  </pic:pic>
                </a:graphicData>
              </a:graphic>
            </wp:inline>
          </w:drawing>
        </w:r>
      </w:ins>
    </w:p>
    <w:p w14:paraId="11C8B7E3" w14:textId="77777777" w:rsidR="007539FD" w:rsidRPr="00F42DDC" w:rsidRDefault="007539FD" w:rsidP="00937170">
      <w:pPr>
        <w:jc w:val="center"/>
        <w:rPr>
          <w:rFonts w:ascii="Times New Roman" w:hAnsi="Times New Roman" w:cs="Times New Roman"/>
          <w:color w:val="auto"/>
        </w:rPr>
        <w:pPrChange w:id="543" w:author="Dimitri Saridakis (20083467)" w:date="2020-05-04T14:15:00Z">
          <w:pPr/>
        </w:pPrChange>
      </w:pPr>
    </w:p>
    <w:p w14:paraId="23F02AA2" w14:textId="3E794873" w:rsidR="00937170" w:rsidRDefault="00937170" w:rsidP="00937170">
      <w:pPr>
        <w:rPr>
          <w:ins w:id="544" w:author="Dimitri Saridakis (20083467)" w:date="2020-05-04T20:00:00Z"/>
          <w:rFonts w:ascii="Times New Roman" w:hAnsi="Times New Roman" w:cs="Times New Roman"/>
          <w:color w:val="auto"/>
        </w:rPr>
      </w:pPr>
      <w:ins w:id="545" w:author="Dimitri Saridakis (20083467)" w:date="2020-05-04T14:15:00Z">
        <w:r>
          <w:rPr>
            <w:rFonts w:ascii="Times New Roman" w:hAnsi="Times New Roman" w:cs="Times New Roman"/>
            <w:color w:val="auto"/>
          </w:rPr>
          <w:t xml:space="preserve">In </w:t>
        </w:r>
        <w:r w:rsidR="00B86A11">
          <w:rPr>
            <w:rFonts w:ascii="Times New Roman" w:hAnsi="Times New Roman" w:cs="Times New Roman"/>
            <w:color w:val="auto"/>
          </w:rPr>
          <w:t>all 3 cases</w:t>
        </w:r>
        <w:r>
          <w:rPr>
            <w:rFonts w:ascii="Times New Roman" w:hAnsi="Times New Roman" w:cs="Times New Roman"/>
            <w:color w:val="auto"/>
          </w:rPr>
          <w:t xml:space="preserve"> the p-value &lt; 0.05 meaning that the variables are statistically significant to the price of rent</w:t>
        </w:r>
      </w:ins>
      <w:ins w:id="546" w:author="Dimitri Saridakis (20083467)" w:date="2020-05-04T14:17:00Z">
        <w:r w:rsidR="00F93E07">
          <w:rPr>
            <w:rFonts w:ascii="Times New Roman" w:hAnsi="Times New Roman" w:cs="Times New Roman"/>
            <w:color w:val="auto"/>
          </w:rPr>
          <w:t>. W</w:t>
        </w:r>
      </w:ins>
      <w:ins w:id="547" w:author="Dimitri Saridakis (20083467)" w:date="2020-05-04T14:15:00Z">
        <w:r w:rsidR="00B86A11">
          <w:rPr>
            <w:rFonts w:ascii="Times New Roman" w:hAnsi="Times New Roman" w:cs="Times New Roman"/>
            <w:color w:val="auto"/>
          </w:rPr>
          <w:t>ith a</w:t>
        </w:r>
      </w:ins>
      <w:ins w:id="548" w:author="Dimitri Saridakis (20083467)" w:date="2020-05-04T14:16:00Z">
        <w:r w:rsidR="00AB4F5E">
          <w:rPr>
            <w:rFonts w:ascii="Times New Roman" w:hAnsi="Times New Roman" w:cs="Times New Roman"/>
            <w:color w:val="auto"/>
          </w:rPr>
          <w:t xml:space="preserve"> r</w:t>
        </w:r>
        <w:r w:rsidR="00AB4F5E">
          <w:rPr>
            <w:rFonts w:ascii="Times New Roman" w:hAnsi="Times New Roman" w:cs="Times New Roman"/>
            <w:color w:val="auto"/>
            <w:vertAlign w:val="superscript"/>
          </w:rPr>
          <w:t>2</w:t>
        </w:r>
        <w:r w:rsidR="00AB4F5E">
          <w:rPr>
            <w:rFonts w:ascii="Times New Roman" w:hAnsi="Times New Roman" w:cs="Times New Roman"/>
            <w:color w:val="auto"/>
          </w:rPr>
          <w:t xml:space="preserve"> value of just 0.083</w:t>
        </w:r>
        <w:r w:rsidR="00F9168B">
          <w:rPr>
            <w:rFonts w:ascii="Times New Roman" w:hAnsi="Times New Roman" w:cs="Times New Roman"/>
            <w:color w:val="auto"/>
          </w:rPr>
          <w:t xml:space="preserve">, collectively the variables only contribute to </w:t>
        </w:r>
      </w:ins>
      <w:ins w:id="549" w:author="Dimitri Saridakis (20083467)" w:date="2020-05-04T14:17:00Z">
        <w:r w:rsidR="00C77C63">
          <w:rPr>
            <w:rFonts w:ascii="Times New Roman" w:hAnsi="Times New Roman" w:cs="Times New Roman"/>
            <w:color w:val="auto"/>
          </w:rPr>
          <w:t xml:space="preserve">approximately </w:t>
        </w:r>
      </w:ins>
      <w:ins w:id="550" w:author="Dimitri Saridakis (20083467)" w:date="2020-05-04T19:43:00Z">
        <w:r w:rsidR="00894E4A">
          <w:rPr>
            <w:rFonts w:ascii="Times New Roman" w:hAnsi="Times New Roman" w:cs="Times New Roman"/>
            <w:color w:val="auto"/>
          </w:rPr>
          <w:t>8%-point</w:t>
        </w:r>
      </w:ins>
      <w:ins w:id="551" w:author="Dimitri Saridakis (20083467)" w:date="2020-05-04T14:17:00Z">
        <w:r w:rsidR="00C77C63">
          <w:rPr>
            <w:rFonts w:ascii="Times New Roman" w:hAnsi="Times New Roman" w:cs="Times New Roman"/>
            <w:color w:val="auto"/>
          </w:rPr>
          <w:t xml:space="preserve"> variance of </w:t>
        </w:r>
        <w:r w:rsidR="00F93E07">
          <w:rPr>
            <w:rFonts w:ascii="Times New Roman" w:hAnsi="Times New Roman" w:cs="Times New Roman"/>
            <w:color w:val="auto"/>
          </w:rPr>
          <w:t>re</w:t>
        </w:r>
      </w:ins>
      <w:ins w:id="552" w:author="Dimitri Saridakis (20083467)" w:date="2020-05-04T14:18:00Z">
        <w:r w:rsidR="00F93E07">
          <w:rPr>
            <w:rFonts w:ascii="Times New Roman" w:hAnsi="Times New Roman" w:cs="Times New Roman"/>
            <w:color w:val="auto"/>
          </w:rPr>
          <w:t>nt levels.</w:t>
        </w:r>
      </w:ins>
      <w:ins w:id="553" w:author="Dimitri Saridakis (20083467)" w:date="2020-05-04T20:00:00Z">
        <w:r w:rsidR="00E15A79">
          <w:rPr>
            <w:rFonts w:ascii="Times New Roman" w:hAnsi="Times New Roman" w:cs="Times New Roman"/>
            <w:color w:val="auto"/>
          </w:rPr>
          <w:t xml:space="preserve"> </w:t>
        </w:r>
      </w:ins>
    </w:p>
    <w:p w14:paraId="4DDD49E7" w14:textId="05DC03FC" w:rsidR="00E15A79" w:rsidRDefault="00145B9B" w:rsidP="00937170">
      <w:pPr>
        <w:rPr>
          <w:ins w:id="554" w:author="Dimitri Saridakis (20083467)" w:date="2020-05-04T20:02:00Z"/>
          <w:rFonts w:ascii="Times New Roman" w:hAnsi="Times New Roman" w:cs="Times New Roman"/>
          <w:color w:val="auto"/>
        </w:rPr>
      </w:pPr>
      <w:ins w:id="555" w:author="Dimitri Saridakis (20083467)" w:date="2020-05-04T20:01:00Z">
        <w:r>
          <w:rPr>
            <w:rFonts w:ascii="Times New Roman" w:hAnsi="Times New Roman" w:cs="Times New Roman"/>
            <w:color w:val="auto"/>
          </w:rPr>
          <w:t xml:space="preserve">It seems management and </w:t>
        </w:r>
        <w:proofErr w:type="spellStart"/>
        <w:r>
          <w:rPr>
            <w:rFonts w:ascii="Times New Roman" w:hAnsi="Times New Roman" w:cs="Times New Roman"/>
            <w:color w:val="auto"/>
          </w:rPr>
          <w:t>townSize</w:t>
        </w:r>
        <w:proofErr w:type="spellEnd"/>
        <w:r>
          <w:rPr>
            <w:rFonts w:ascii="Times New Roman" w:hAnsi="Times New Roman" w:cs="Times New Roman"/>
            <w:color w:val="auto"/>
          </w:rPr>
          <w:t xml:space="preserve"> were a poor choice </w:t>
        </w:r>
      </w:ins>
      <w:ins w:id="556" w:author="Dimitri Saridakis (20083467)" w:date="2020-05-04T20:05:00Z">
        <w:r w:rsidR="00740C51">
          <w:rPr>
            <w:rFonts w:ascii="Times New Roman" w:hAnsi="Times New Roman" w:cs="Times New Roman"/>
            <w:color w:val="auto"/>
          </w:rPr>
          <w:t xml:space="preserve">of predictor variables </w:t>
        </w:r>
      </w:ins>
      <w:ins w:id="557" w:author="Dimitri Saridakis (20083467)" w:date="2020-05-04T20:01:00Z">
        <w:r>
          <w:rPr>
            <w:rFonts w:ascii="Times New Roman" w:hAnsi="Times New Roman" w:cs="Times New Roman"/>
            <w:color w:val="auto"/>
          </w:rPr>
          <w:t xml:space="preserve">for the model, </w:t>
        </w:r>
        <w:r w:rsidR="00950B8D">
          <w:rPr>
            <w:rFonts w:ascii="Times New Roman" w:hAnsi="Times New Roman" w:cs="Times New Roman"/>
            <w:color w:val="auto"/>
          </w:rPr>
          <w:t xml:space="preserve">although the remaining </w:t>
        </w:r>
      </w:ins>
      <w:ins w:id="558" w:author="Dimitri Saridakis (20083467)" w:date="2020-05-04T20:02:00Z">
        <w:r w:rsidR="00950B8D">
          <w:rPr>
            <w:rFonts w:ascii="Times New Roman" w:hAnsi="Times New Roman" w:cs="Times New Roman"/>
            <w:color w:val="auto"/>
          </w:rPr>
          <w:t xml:space="preserve">variables showed a little more </w:t>
        </w:r>
      </w:ins>
      <w:ins w:id="559" w:author="Dimitri Saridakis (20083467)" w:date="2020-05-04T20:03:00Z">
        <w:r w:rsidR="00D43382">
          <w:rPr>
            <w:rFonts w:ascii="Times New Roman" w:hAnsi="Times New Roman" w:cs="Times New Roman"/>
            <w:color w:val="auto"/>
          </w:rPr>
          <w:t>potential,</w:t>
        </w:r>
      </w:ins>
      <w:ins w:id="560" w:author="Dimitri Saridakis (20083467)" w:date="2020-05-04T20:02:00Z">
        <w:r w:rsidR="00950B8D">
          <w:rPr>
            <w:rFonts w:ascii="Times New Roman" w:hAnsi="Times New Roman" w:cs="Times New Roman"/>
            <w:color w:val="auto"/>
          </w:rPr>
          <w:t xml:space="preserve"> </w:t>
        </w:r>
        <w:r w:rsidR="00BE4211">
          <w:rPr>
            <w:rFonts w:ascii="Times New Roman" w:hAnsi="Times New Roman" w:cs="Times New Roman"/>
            <w:color w:val="auto"/>
          </w:rPr>
          <w:t xml:space="preserve">they collectively represented a small percentage variance in </w:t>
        </w:r>
        <w:r w:rsidR="00D43382">
          <w:rPr>
            <w:rFonts w:ascii="Times New Roman" w:hAnsi="Times New Roman" w:cs="Times New Roman"/>
            <w:color w:val="auto"/>
          </w:rPr>
          <w:t xml:space="preserve">rent. </w:t>
        </w:r>
      </w:ins>
    </w:p>
    <w:p w14:paraId="21ABB4B3" w14:textId="324C3A31" w:rsidR="00D43382" w:rsidRPr="00AB4F5E" w:rsidRDefault="00242C92" w:rsidP="00937170">
      <w:pPr>
        <w:rPr>
          <w:ins w:id="561" w:author="Dimitri Saridakis (20083467)" w:date="2020-05-04T14:15:00Z"/>
          <w:rFonts w:ascii="Times New Roman" w:hAnsi="Times New Roman" w:cs="Times New Roman"/>
          <w:color w:val="auto"/>
          <w:rPrChange w:id="562" w:author="Dimitri Saridakis (20083467)" w:date="2020-05-04T14:16:00Z">
            <w:rPr>
              <w:ins w:id="563" w:author="Dimitri Saridakis (20083467)" w:date="2020-05-04T14:15:00Z"/>
              <w:rFonts w:ascii="Times New Roman" w:hAnsi="Times New Roman" w:cs="Times New Roman"/>
              <w:color w:val="auto"/>
            </w:rPr>
          </w:rPrChange>
        </w:rPr>
      </w:pPr>
      <w:ins w:id="564" w:author="Dimitri Saridakis (20083467)" w:date="2020-05-04T20:06:00Z">
        <w:r>
          <w:rPr>
            <w:rFonts w:ascii="Times New Roman" w:hAnsi="Times New Roman" w:cs="Times New Roman"/>
            <w:color w:val="auto"/>
          </w:rPr>
          <w:t xml:space="preserve">The best model would have </w:t>
        </w:r>
        <w:proofErr w:type="spellStart"/>
        <w:r>
          <w:rPr>
            <w:rFonts w:ascii="Times New Roman" w:hAnsi="Times New Roman" w:cs="Times New Roman"/>
            <w:color w:val="auto"/>
          </w:rPr>
          <w:t>previousRent</w:t>
        </w:r>
        <w:proofErr w:type="spellEnd"/>
        <w:r>
          <w:rPr>
            <w:rFonts w:ascii="Times New Roman" w:hAnsi="Times New Roman" w:cs="Times New Roman"/>
            <w:color w:val="auto"/>
          </w:rPr>
          <w:t xml:space="preserve"> and potentially </w:t>
        </w:r>
        <w:r w:rsidR="00AD6E61">
          <w:rPr>
            <w:rFonts w:ascii="Times New Roman" w:hAnsi="Times New Roman" w:cs="Times New Roman"/>
            <w:color w:val="auto"/>
          </w:rPr>
          <w:t>a combi</w:t>
        </w:r>
      </w:ins>
      <w:ins w:id="565" w:author="Dimitri Saridakis (20083467)" w:date="2020-05-04T20:07:00Z">
        <w:r w:rsidR="00AD6E61">
          <w:rPr>
            <w:rFonts w:ascii="Times New Roman" w:hAnsi="Times New Roman" w:cs="Times New Roman"/>
            <w:color w:val="auto"/>
          </w:rPr>
          <w:t xml:space="preserve">nation of occupant type and </w:t>
        </w:r>
        <w:r w:rsidR="00117CD7">
          <w:rPr>
            <w:rFonts w:ascii="Times New Roman" w:hAnsi="Times New Roman" w:cs="Times New Roman"/>
            <w:color w:val="auto"/>
          </w:rPr>
          <w:t>dwelling in the model.</w:t>
        </w:r>
      </w:ins>
    </w:p>
    <w:p w14:paraId="51ADA4BD" w14:textId="4B5AF8AF" w:rsidR="00DE6F6C" w:rsidRPr="00F836A4" w:rsidRDefault="00DE6F6C" w:rsidP="00D145E8"/>
    <w:p w14:paraId="5D516259" w14:textId="77777777" w:rsidR="00582653" w:rsidRDefault="00582653" w:rsidP="00B67C9B">
      <w:pPr>
        <w:pStyle w:val="Heading1"/>
      </w:pPr>
    </w:p>
    <w:p w14:paraId="52D0BF4C" w14:textId="77777777" w:rsidR="00582653" w:rsidRDefault="00582653" w:rsidP="00B67C9B">
      <w:pPr>
        <w:pStyle w:val="Heading1"/>
      </w:pPr>
    </w:p>
    <w:p w14:paraId="35A91E3B" w14:textId="77777777" w:rsidR="00714E31" w:rsidRDefault="00714E31">
      <w:pPr>
        <w:rPr>
          <w:ins w:id="566" w:author="Dimitri Saridakis (20083467)" w:date="2020-05-04T20:23:00Z"/>
          <w:rFonts w:asciiTheme="majorHAnsi" w:eastAsiaTheme="majorEastAsia" w:hAnsiTheme="majorHAnsi" w:cstheme="majorBidi"/>
          <w:color w:val="61721F" w:themeColor="accent1" w:themeShade="BF"/>
          <w:sz w:val="32"/>
        </w:rPr>
      </w:pPr>
      <w:ins w:id="567" w:author="Dimitri Saridakis (20083467)" w:date="2020-05-04T20:23:00Z">
        <w:r>
          <w:br w:type="page"/>
        </w:r>
      </w:ins>
    </w:p>
    <w:p w14:paraId="01D6B657" w14:textId="5B7514BB" w:rsidR="00B67C9B" w:rsidRDefault="00B67C9B" w:rsidP="00B67C9B">
      <w:pPr>
        <w:pStyle w:val="Heading1"/>
      </w:pPr>
      <w:del w:id="568" w:author="Dimitri Saridakis (20083467)" w:date="2020-05-04T20:18:00Z">
        <w:r w:rsidDel="00B169D4">
          <w:delText xml:space="preserve">Part A: </w:delText>
        </w:r>
      </w:del>
      <w:bookmarkStart w:id="569" w:name="_Toc39524994"/>
      <w:r>
        <w:t>R Code:</w:t>
      </w:r>
      <w:bookmarkEnd w:id="569"/>
    </w:p>
    <w:p w14:paraId="2D4313B2" w14:textId="24FB1F61" w:rsidR="00517CCD" w:rsidRPr="008F360C" w:rsidRDefault="00517CCD" w:rsidP="008F360C">
      <w:pPr>
        <w:rPr>
          <w:ins w:id="570" w:author="Dimitri Saridakis (20083467)" w:date="2020-05-04T20:12:00Z"/>
          <w:rStyle w:val="Heading1Char"/>
          <w:rPrChange w:id="571" w:author="Dimitri Saridakis (20083467)" w:date="2020-05-04T20:20:00Z">
            <w:rPr>
              <w:ins w:id="572" w:author="Dimitri Saridakis (20083467)" w:date="2020-05-04T20:12:00Z"/>
              <w:rFonts w:eastAsiaTheme="minorHAnsi"/>
            </w:rPr>
          </w:rPrChange>
        </w:rPr>
        <w:pPrChange w:id="573" w:author="Dimitri Saridakis (20083467)" w:date="2020-05-04T20:20:00Z">
          <w:pPr>
            <w:pStyle w:val="Heading1"/>
          </w:pPr>
        </w:pPrChange>
      </w:pPr>
      <w:ins w:id="574" w:author="Dimitri Saridakis (20083467)" w:date="2020-05-04T20:12:00Z">
        <w:r w:rsidRPr="00517CCD">
          <w:t>==========================================================</w:t>
        </w:r>
        <w:r w:rsidRPr="00517CCD">
          <w:tab/>
        </w:r>
        <w:r w:rsidRPr="008F360C">
          <w:rPr>
            <w:rStyle w:val="Heading1Char"/>
            <w:rPrChange w:id="575" w:author="Dimitri Saridakis (20083467)" w:date="2020-05-04T20:20:00Z">
              <w:rPr>
                <w:rFonts w:eastAsiaTheme="minorHAnsi"/>
              </w:rPr>
            </w:rPrChange>
          </w:rPr>
          <w:t>#Part A</w:t>
        </w:r>
        <w:r w:rsidRPr="008F360C">
          <w:rPr>
            <w:rStyle w:val="Heading1Char"/>
            <w:rPrChange w:id="576" w:author="Dimitri Saridakis (20083467)" w:date="2020-05-04T20:20:00Z">
              <w:rPr>
                <w:rFonts w:eastAsiaTheme="minorHAnsi"/>
              </w:rPr>
            </w:rPrChange>
          </w:rPr>
          <w:tab/>
        </w:r>
        <w:r w:rsidRPr="008F360C">
          <w:rPr>
            <w:rStyle w:val="Heading1Char"/>
            <w:rPrChange w:id="577" w:author="Dimitri Saridakis (20083467)" w:date="2020-05-04T20:20:00Z">
              <w:rPr>
                <w:rFonts w:eastAsiaTheme="minorHAnsi"/>
              </w:rPr>
            </w:rPrChange>
          </w:rPr>
          <w:tab/>
        </w:r>
        <w:r w:rsidRPr="008F360C">
          <w:rPr>
            <w:rStyle w:val="Heading1Char"/>
            <w:rPrChange w:id="578" w:author="Dimitri Saridakis (20083467)" w:date="2020-05-04T20:20:00Z">
              <w:rPr>
                <w:rFonts w:eastAsiaTheme="minorHAnsi"/>
              </w:rPr>
            </w:rPrChange>
          </w:rPr>
          <w:tab/>
        </w:r>
        <w:r w:rsidRPr="008F360C">
          <w:rPr>
            <w:rStyle w:val="Heading1Char"/>
            <w:rPrChange w:id="579" w:author="Dimitri Saridakis (20083467)" w:date="2020-05-04T20:20:00Z">
              <w:rPr>
                <w:rFonts w:eastAsiaTheme="minorHAnsi"/>
              </w:rPr>
            </w:rPrChange>
          </w:rPr>
          <w:tab/>
        </w:r>
        <w:r w:rsidRPr="008F360C">
          <w:rPr>
            <w:rStyle w:val="Heading1Char"/>
            <w:rPrChange w:id="580" w:author="Dimitri Saridakis (20083467)" w:date="2020-05-04T20:20:00Z">
              <w:rPr>
                <w:rFonts w:eastAsiaTheme="minorHAnsi"/>
              </w:rPr>
            </w:rPrChange>
          </w:rPr>
          <w:tab/>
        </w:r>
      </w:ins>
    </w:p>
    <w:p w14:paraId="01575A67" w14:textId="0DB731B6" w:rsidR="00517CCD" w:rsidRPr="00517CCD" w:rsidRDefault="00517CCD" w:rsidP="00517CCD">
      <w:pPr>
        <w:rPr>
          <w:ins w:id="581" w:author="Dimitri Saridakis (20083467)" w:date="2020-05-04T20:12:00Z"/>
        </w:rPr>
        <w:pPrChange w:id="582" w:author="Dimitri Saridakis (20083467)" w:date="2020-05-04T20:13:00Z">
          <w:pPr>
            <w:pStyle w:val="Heading1"/>
          </w:pPr>
        </w:pPrChange>
      </w:pPr>
      <w:ins w:id="583" w:author="Dimitri Saridakis (20083467)" w:date="2020-05-04T20:12:00Z">
        <w:r w:rsidRPr="00517CCD">
          <w:t>==========================================================</w:t>
        </w:r>
      </w:ins>
    </w:p>
    <w:p w14:paraId="0F33C084" w14:textId="77777777" w:rsidR="00517CCD" w:rsidRPr="00517CCD" w:rsidRDefault="00517CCD" w:rsidP="000E51A4">
      <w:pPr>
        <w:pStyle w:val="Heading2"/>
        <w:rPr>
          <w:ins w:id="584" w:author="Dimitri Saridakis (20083467)" w:date="2020-05-04T20:12:00Z"/>
          <w:rFonts w:eastAsiaTheme="minorHAnsi"/>
        </w:rPr>
        <w:pPrChange w:id="585" w:author="Dimitri Saridakis (20083467)" w:date="2020-05-04T20:14:00Z">
          <w:pPr>
            <w:pStyle w:val="Heading1"/>
          </w:pPr>
        </w:pPrChange>
      </w:pPr>
      <w:bookmarkStart w:id="586" w:name="_Toc39524995"/>
      <w:ins w:id="587" w:author="Dimitri Saridakis (20083467)" w:date="2020-05-04T20:12:00Z">
        <w:r w:rsidRPr="00517CCD">
          <w:rPr>
            <w:rFonts w:eastAsiaTheme="minorHAnsi"/>
          </w:rPr>
          <w:t>#question1</w:t>
        </w:r>
        <w:bookmarkEnd w:id="586"/>
      </w:ins>
    </w:p>
    <w:p w14:paraId="1B5FD47D" w14:textId="77777777" w:rsidR="00783E3F" w:rsidRPr="00517CCD" w:rsidRDefault="00783E3F" w:rsidP="00783E3F">
      <w:pPr>
        <w:rPr>
          <w:ins w:id="588" w:author="Dimitri Saridakis (20083467)" w:date="2020-05-04T20:17:00Z"/>
        </w:rPr>
      </w:pPr>
      <w:ins w:id="589" w:author="Dimitri Saridakis (20083467)" w:date="2020-05-04T20:17:00Z">
        <w:r w:rsidRPr="00517CCD">
          <w:t>-----------------------------------------------------------------------------------------------------------------------------</w:t>
        </w:r>
      </w:ins>
    </w:p>
    <w:p w14:paraId="2EBE4EEB" w14:textId="77777777" w:rsidR="00517CCD" w:rsidRPr="00517CCD" w:rsidRDefault="00517CCD" w:rsidP="00517CCD">
      <w:pPr>
        <w:rPr>
          <w:ins w:id="590" w:author="Dimitri Saridakis (20083467)" w:date="2020-05-04T20:12:00Z"/>
        </w:rPr>
        <w:pPrChange w:id="591" w:author="Dimitri Saridakis (20083467)" w:date="2020-05-04T20:13:00Z">
          <w:pPr>
            <w:pStyle w:val="Heading1"/>
          </w:pPr>
        </w:pPrChange>
      </w:pPr>
      <w:ins w:id="592" w:author="Dimitri Saridakis (20083467)" w:date="2020-05-04T20:12:00Z">
        <w:r w:rsidRPr="00517CCD">
          <w:t># to plot scatter graph</w:t>
        </w:r>
      </w:ins>
    </w:p>
    <w:p w14:paraId="55E6511B" w14:textId="77777777" w:rsidR="00517CCD" w:rsidRPr="00517CCD" w:rsidRDefault="00517CCD" w:rsidP="00517CCD">
      <w:pPr>
        <w:rPr>
          <w:ins w:id="593" w:author="Dimitri Saridakis (20083467)" w:date="2020-05-04T20:12:00Z"/>
        </w:rPr>
        <w:pPrChange w:id="594" w:author="Dimitri Saridakis (20083467)" w:date="2020-05-04T20:13:00Z">
          <w:pPr>
            <w:pStyle w:val="Heading1"/>
          </w:pPr>
        </w:pPrChange>
      </w:pPr>
      <w:proofErr w:type="gramStart"/>
      <w:ins w:id="595" w:author="Dimitri Saridakis (20083467)" w:date="2020-05-04T20:12:00Z">
        <w:r w:rsidRPr="00517CCD">
          <w:t>plot(</w:t>
        </w:r>
        <w:proofErr w:type="spellStart"/>
        <w:proofErr w:type="gramEnd"/>
        <w:r w:rsidRPr="00517CCD">
          <w:t>townSize</w:t>
        </w:r>
        <w:proofErr w:type="spellEnd"/>
        <w:r w:rsidRPr="00517CCD">
          <w:t xml:space="preserve">, rent, </w:t>
        </w:r>
        <w:proofErr w:type="spellStart"/>
        <w:r w:rsidRPr="00517CCD">
          <w:t>xlab</w:t>
        </w:r>
        <w:proofErr w:type="spellEnd"/>
        <w:r w:rsidRPr="00517CCD">
          <w:t xml:space="preserve"> = "Town Population", </w:t>
        </w:r>
        <w:proofErr w:type="spellStart"/>
        <w:r w:rsidRPr="00517CCD">
          <w:t>ylab</w:t>
        </w:r>
        <w:proofErr w:type="spellEnd"/>
        <w:r w:rsidRPr="00517CCD">
          <w:t xml:space="preserve"> = "Rent")</w:t>
        </w:r>
      </w:ins>
    </w:p>
    <w:p w14:paraId="7FC25A70" w14:textId="77777777" w:rsidR="00517CCD" w:rsidRPr="00517CCD" w:rsidRDefault="00517CCD" w:rsidP="00517CCD">
      <w:pPr>
        <w:rPr>
          <w:ins w:id="596" w:author="Dimitri Saridakis (20083467)" w:date="2020-05-04T20:12:00Z"/>
        </w:rPr>
        <w:pPrChange w:id="597" w:author="Dimitri Saridakis (20083467)" w:date="2020-05-04T20:13:00Z">
          <w:pPr>
            <w:pStyle w:val="Heading1"/>
          </w:pPr>
        </w:pPrChange>
      </w:pPr>
    </w:p>
    <w:p w14:paraId="5E146E86" w14:textId="77777777" w:rsidR="00517CCD" w:rsidRPr="00517CCD" w:rsidRDefault="00517CCD" w:rsidP="00517CCD">
      <w:pPr>
        <w:rPr>
          <w:ins w:id="598" w:author="Dimitri Saridakis (20083467)" w:date="2020-05-04T20:12:00Z"/>
        </w:rPr>
        <w:pPrChange w:id="599" w:author="Dimitri Saridakis (20083467)" w:date="2020-05-04T20:13:00Z">
          <w:pPr>
            <w:pStyle w:val="Heading1"/>
          </w:pPr>
        </w:pPrChange>
      </w:pPr>
      <w:ins w:id="600" w:author="Dimitri Saridakis (20083467)" w:date="2020-05-04T20:12:00Z">
        <w:r w:rsidRPr="00517CCD">
          <w:t xml:space="preserve"># subset of data without </w:t>
        </w:r>
        <w:proofErr w:type="spellStart"/>
        <w:r w:rsidRPr="00517CCD">
          <w:t>na</w:t>
        </w:r>
        <w:proofErr w:type="spellEnd"/>
        <w:r w:rsidRPr="00517CCD">
          <w:t xml:space="preserve"> values</w:t>
        </w:r>
      </w:ins>
    </w:p>
    <w:p w14:paraId="50E103FD" w14:textId="77777777" w:rsidR="00517CCD" w:rsidRPr="00517CCD" w:rsidRDefault="00517CCD" w:rsidP="00517CCD">
      <w:pPr>
        <w:rPr>
          <w:ins w:id="601" w:author="Dimitri Saridakis (20083467)" w:date="2020-05-04T20:12:00Z"/>
        </w:rPr>
        <w:pPrChange w:id="602" w:author="Dimitri Saridakis (20083467)" w:date="2020-05-04T20:13:00Z">
          <w:pPr>
            <w:pStyle w:val="Heading1"/>
          </w:pPr>
        </w:pPrChange>
      </w:pPr>
      <w:ins w:id="603" w:author="Dimitri Saridakis (20083467)" w:date="2020-05-04T20:12:00Z">
        <w:r w:rsidRPr="00517CCD">
          <w:t xml:space="preserve">rentTypeQ2 &lt;- </w:t>
        </w:r>
        <w:proofErr w:type="gramStart"/>
        <w:r w:rsidRPr="00517CCD">
          <w:t>subset(</w:t>
        </w:r>
        <w:proofErr w:type="gramEnd"/>
        <w:r w:rsidRPr="00517CCD">
          <w:t>rent, !(is.na(</w:t>
        </w:r>
        <w:proofErr w:type="spellStart"/>
        <w:r w:rsidRPr="00517CCD">
          <w:t>townSize</w:t>
        </w:r>
        <w:proofErr w:type="spellEnd"/>
        <w:r w:rsidRPr="00517CCD">
          <w:t>) | (is.na(rent))))</w:t>
        </w:r>
      </w:ins>
    </w:p>
    <w:p w14:paraId="6362DDAB" w14:textId="77777777" w:rsidR="00517CCD" w:rsidRPr="00517CCD" w:rsidRDefault="00517CCD" w:rsidP="00517CCD">
      <w:pPr>
        <w:rPr>
          <w:ins w:id="604" w:author="Dimitri Saridakis (20083467)" w:date="2020-05-04T20:12:00Z"/>
        </w:rPr>
        <w:pPrChange w:id="605" w:author="Dimitri Saridakis (20083467)" w:date="2020-05-04T20:13:00Z">
          <w:pPr>
            <w:pStyle w:val="Heading1"/>
          </w:pPr>
        </w:pPrChange>
      </w:pPr>
      <w:ins w:id="606" w:author="Dimitri Saridakis (20083467)" w:date="2020-05-04T20:12:00Z">
        <w:r w:rsidRPr="00517CCD">
          <w:t xml:space="preserve">popTypeQ2 &lt;- </w:t>
        </w:r>
        <w:proofErr w:type="gramStart"/>
        <w:r w:rsidRPr="00517CCD">
          <w:t>subset(</w:t>
        </w:r>
        <w:proofErr w:type="spellStart"/>
        <w:proofErr w:type="gramEnd"/>
        <w:r w:rsidRPr="00517CCD">
          <w:t>townSize</w:t>
        </w:r>
        <w:proofErr w:type="spellEnd"/>
        <w:r w:rsidRPr="00517CCD">
          <w:t>, !(is.na(</w:t>
        </w:r>
        <w:proofErr w:type="spellStart"/>
        <w:r w:rsidRPr="00517CCD">
          <w:t>townSize</w:t>
        </w:r>
        <w:proofErr w:type="spellEnd"/>
        <w:r w:rsidRPr="00517CCD">
          <w:t>) | (is.na(rent))))</w:t>
        </w:r>
      </w:ins>
    </w:p>
    <w:p w14:paraId="62DEE460" w14:textId="77777777" w:rsidR="00517CCD" w:rsidRPr="00517CCD" w:rsidRDefault="00517CCD" w:rsidP="00517CCD">
      <w:pPr>
        <w:rPr>
          <w:ins w:id="607" w:author="Dimitri Saridakis (20083467)" w:date="2020-05-04T20:12:00Z"/>
        </w:rPr>
        <w:pPrChange w:id="608" w:author="Dimitri Saridakis (20083467)" w:date="2020-05-04T20:13:00Z">
          <w:pPr>
            <w:pStyle w:val="Heading1"/>
          </w:pPr>
        </w:pPrChange>
      </w:pPr>
    </w:p>
    <w:p w14:paraId="1BEC2F5D" w14:textId="77777777" w:rsidR="00517CCD" w:rsidRPr="00517CCD" w:rsidRDefault="00517CCD" w:rsidP="00517CCD">
      <w:pPr>
        <w:rPr>
          <w:ins w:id="609" w:author="Dimitri Saridakis (20083467)" w:date="2020-05-04T20:12:00Z"/>
        </w:rPr>
        <w:pPrChange w:id="610" w:author="Dimitri Saridakis (20083467)" w:date="2020-05-04T20:13:00Z">
          <w:pPr>
            <w:pStyle w:val="Heading1"/>
          </w:pPr>
        </w:pPrChange>
      </w:pPr>
      <w:ins w:id="611" w:author="Dimitri Saridakis (20083467)" w:date="2020-05-04T20:12:00Z">
        <w:r w:rsidRPr="00517CCD">
          <w:t># correlation tests</w:t>
        </w:r>
      </w:ins>
    </w:p>
    <w:p w14:paraId="4EE1B942" w14:textId="77777777" w:rsidR="00517CCD" w:rsidRPr="00517CCD" w:rsidRDefault="00517CCD" w:rsidP="00517CCD">
      <w:pPr>
        <w:rPr>
          <w:ins w:id="612" w:author="Dimitri Saridakis (20083467)" w:date="2020-05-04T20:12:00Z"/>
        </w:rPr>
        <w:pPrChange w:id="613" w:author="Dimitri Saridakis (20083467)" w:date="2020-05-04T20:13:00Z">
          <w:pPr>
            <w:pStyle w:val="Heading1"/>
          </w:pPr>
        </w:pPrChange>
      </w:pPr>
      <w:proofErr w:type="spellStart"/>
      <w:ins w:id="614" w:author="Dimitri Saridakis (20083467)" w:date="2020-05-04T20:12:00Z">
        <w:r w:rsidRPr="00517CCD">
          <w:t>cor</w:t>
        </w:r>
        <w:proofErr w:type="spellEnd"/>
        <w:r w:rsidRPr="00517CCD">
          <w:t>(popTypeQ</w:t>
        </w:r>
        <w:proofErr w:type="gramStart"/>
        <w:r w:rsidRPr="00517CCD">
          <w:t>2,rentTypeQ</w:t>
        </w:r>
        <w:proofErr w:type="gramEnd"/>
        <w:r w:rsidRPr="00517CCD">
          <w:t>2)</w:t>
        </w:r>
      </w:ins>
    </w:p>
    <w:p w14:paraId="448CF4D7" w14:textId="77777777" w:rsidR="00517CCD" w:rsidRPr="00517CCD" w:rsidRDefault="00517CCD" w:rsidP="00517CCD">
      <w:pPr>
        <w:rPr>
          <w:ins w:id="615" w:author="Dimitri Saridakis (20083467)" w:date="2020-05-04T20:12:00Z"/>
        </w:rPr>
        <w:pPrChange w:id="616" w:author="Dimitri Saridakis (20083467)" w:date="2020-05-04T20:13:00Z">
          <w:pPr>
            <w:pStyle w:val="Heading1"/>
          </w:pPr>
        </w:pPrChange>
      </w:pPr>
      <w:proofErr w:type="spellStart"/>
      <w:ins w:id="617" w:author="Dimitri Saridakis (20083467)" w:date="2020-05-04T20:12:00Z">
        <w:r w:rsidRPr="00517CCD">
          <w:t>cor</w:t>
        </w:r>
        <w:proofErr w:type="spellEnd"/>
        <w:r w:rsidRPr="00517CCD">
          <w:t>(popTypeQ</w:t>
        </w:r>
        <w:proofErr w:type="gramStart"/>
        <w:r w:rsidRPr="00517CCD">
          <w:t>2,rentTypeQ</w:t>
        </w:r>
        <w:proofErr w:type="gramEnd"/>
        <w:r w:rsidRPr="00517CCD">
          <w:t>2)^2</w:t>
        </w:r>
      </w:ins>
    </w:p>
    <w:p w14:paraId="6E99AA1A" w14:textId="77777777" w:rsidR="00517CCD" w:rsidRPr="00517CCD" w:rsidRDefault="00517CCD" w:rsidP="00517CCD">
      <w:pPr>
        <w:rPr>
          <w:ins w:id="618" w:author="Dimitri Saridakis (20083467)" w:date="2020-05-04T20:12:00Z"/>
        </w:rPr>
        <w:pPrChange w:id="619" w:author="Dimitri Saridakis (20083467)" w:date="2020-05-04T20:13:00Z">
          <w:pPr>
            <w:pStyle w:val="Heading1"/>
          </w:pPr>
        </w:pPrChange>
      </w:pPr>
    </w:p>
    <w:p w14:paraId="181FAB06" w14:textId="77777777" w:rsidR="00517CCD" w:rsidRPr="00517CCD" w:rsidRDefault="00517CCD" w:rsidP="00517CCD">
      <w:pPr>
        <w:rPr>
          <w:ins w:id="620" w:author="Dimitri Saridakis (20083467)" w:date="2020-05-04T20:12:00Z"/>
        </w:rPr>
        <w:pPrChange w:id="621" w:author="Dimitri Saridakis (20083467)" w:date="2020-05-04T20:13:00Z">
          <w:pPr>
            <w:pStyle w:val="Heading1"/>
          </w:pPr>
        </w:pPrChange>
      </w:pPr>
      <w:ins w:id="622" w:author="Dimitri Saridakis (20083467)" w:date="2020-05-04T20:12:00Z">
        <w:r w:rsidRPr="00517CCD">
          <w:t xml:space="preserve"># </w:t>
        </w:r>
        <w:proofErr w:type="spellStart"/>
        <w:r w:rsidRPr="00517CCD">
          <w:t>pearson</w:t>
        </w:r>
        <w:proofErr w:type="spellEnd"/>
        <w:r w:rsidRPr="00517CCD">
          <w:t xml:space="preserve"> correlation test</w:t>
        </w:r>
      </w:ins>
    </w:p>
    <w:p w14:paraId="11F0B729" w14:textId="77777777" w:rsidR="00517CCD" w:rsidRPr="00517CCD" w:rsidRDefault="00517CCD" w:rsidP="00517CCD">
      <w:pPr>
        <w:rPr>
          <w:ins w:id="623" w:author="Dimitri Saridakis (20083467)" w:date="2020-05-04T20:12:00Z"/>
        </w:rPr>
        <w:pPrChange w:id="624" w:author="Dimitri Saridakis (20083467)" w:date="2020-05-04T20:13:00Z">
          <w:pPr>
            <w:pStyle w:val="Heading1"/>
          </w:pPr>
        </w:pPrChange>
      </w:pPr>
      <w:proofErr w:type="spellStart"/>
      <w:ins w:id="625" w:author="Dimitri Saridakis (20083467)" w:date="2020-05-04T20:12:00Z">
        <w:r w:rsidRPr="00517CCD">
          <w:t>cor.test</w:t>
        </w:r>
        <w:proofErr w:type="spellEnd"/>
        <w:r w:rsidRPr="00517CCD">
          <w:t>(popTypeQ</w:t>
        </w:r>
        <w:proofErr w:type="gramStart"/>
        <w:r w:rsidRPr="00517CCD">
          <w:t>2,rentTypeQ</w:t>
        </w:r>
        <w:proofErr w:type="gramEnd"/>
        <w:r w:rsidRPr="00517CCD">
          <w:t>2)</w:t>
        </w:r>
      </w:ins>
    </w:p>
    <w:p w14:paraId="5AAF594A" w14:textId="77777777" w:rsidR="00517CCD" w:rsidRPr="00517CCD" w:rsidRDefault="00517CCD" w:rsidP="00517CCD">
      <w:pPr>
        <w:rPr>
          <w:ins w:id="626" w:author="Dimitri Saridakis (20083467)" w:date="2020-05-04T20:12:00Z"/>
        </w:rPr>
        <w:pPrChange w:id="627" w:author="Dimitri Saridakis (20083467)" w:date="2020-05-04T20:13:00Z">
          <w:pPr>
            <w:pStyle w:val="Heading1"/>
          </w:pPr>
        </w:pPrChange>
      </w:pPr>
    </w:p>
    <w:p w14:paraId="14014AF8" w14:textId="77777777" w:rsidR="00517CCD" w:rsidRPr="00517CCD" w:rsidRDefault="00517CCD" w:rsidP="00517CCD">
      <w:pPr>
        <w:rPr>
          <w:ins w:id="628" w:author="Dimitri Saridakis (20083467)" w:date="2020-05-04T20:12:00Z"/>
        </w:rPr>
        <w:pPrChange w:id="629" w:author="Dimitri Saridakis (20083467)" w:date="2020-05-04T20:13:00Z">
          <w:pPr>
            <w:pStyle w:val="Heading1"/>
          </w:pPr>
        </w:pPrChange>
      </w:pPr>
      <w:ins w:id="630" w:author="Dimitri Saridakis (20083467)" w:date="2020-05-04T20:12:00Z">
        <w:r w:rsidRPr="00517CCD">
          <w:t># HZ test for Multivariate Normality</w:t>
        </w:r>
      </w:ins>
    </w:p>
    <w:p w14:paraId="10A5D2D4" w14:textId="77777777" w:rsidR="00517CCD" w:rsidRPr="00517CCD" w:rsidRDefault="00517CCD" w:rsidP="00517CCD">
      <w:pPr>
        <w:rPr>
          <w:ins w:id="631" w:author="Dimitri Saridakis (20083467)" w:date="2020-05-04T20:12:00Z"/>
        </w:rPr>
        <w:pPrChange w:id="632" w:author="Dimitri Saridakis (20083467)" w:date="2020-05-04T20:13:00Z">
          <w:pPr>
            <w:pStyle w:val="Heading1"/>
          </w:pPr>
        </w:pPrChange>
      </w:pPr>
      <w:proofErr w:type="spellStart"/>
      <w:ins w:id="633" w:author="Dimitri Saridakis (20083467)" w:date="2020-05-04T20:12:00Z">
        <w:r w:rsidRPr="00517CCD">
          <w:t>HZ.test</w:t>
        </w:r>
        <w:proofErr w:type="spellEnd"/>
        <w:r w:rsidRPr="00517CCD">
          <w:t>(</w:t>
        </w:r>
        <w:proofErr w:type="spellStart"/>
        <w:proofErr w:type="gramStart"/>
        <w:r w:rsidRPr="00517CCD">
          <w:t>data.frame</w:t>
        </w:r>
        <w:proofErr w:type="spellEnd"/>
        <w:proofErr w:type="gramEnd"/>
        <w:r w:rsidRPr="00517CCD">
          <w:t>(popTypeQ2,rentTypeQ2))</w:t>
        </w:r>
      </w:ins>
    </w:p>
    <w:p w14:paraId="4495D479" w14:textId="77777777" w:rsidR="00517CCD" w:rsidRPr="00517CCD" w:rsidRDefault="00517CCD" w:rsidP="00517CCD">
      <w:pPr>
        <w:rPr>
          <w:ins w:id="634" w:author="Dimitri Saridakis (20083467)" w:date="2020-05-04T20:12:00Z"/>
        </w:rPr>
        <w:pPrChange w:id="635" w:author="Dimitri Saridakis (20083467)" w:date="2020-05-04T20:13:00Z">
          <w:pPr>
            <w:pStyle w:val="Heading1"/>
          </w:pPr>
        </w:pPrChange>
      </w:pPr>
    </w:p>
    <w:p w14:paraId="6AC16298" w14:textId="77777777" w:rsidR="00783E3F" w:rsidRPr="00517CCD" w:rsidRDefault="00783E3F" w:rsidP="00783E3F">
      <w:pPr>
        <w:rPr>
          <w:ins w:id="636" w:author="Dimitri Saridakis (20083467)" w:date="2020-05-04T20:16:00Z"/>
        </w:rPr>
      </w:pPr>
      <w:ins w:id="637" w:author="Dimitri Saridakis (20083467)" w:date="2020-05-04T20:16:00Z">
        <w:r w:rsidRPr="00517CCD">
          <w:t>-----------------------------------------------------------------------------------------------------------------------------</w:t>
        </w:r>
      </w:ins>
    </w:p>
    <w:p w14:paraId="34068D90" w14:textId="77777777" w:rsidR="00517CCD" w:rsidRPr="00517CCD" w:rsidRDefault="00517CCD" w:rsidP="000E51A4">
      <w:pPr>
        <w:pStyle w:val="Heading2"/>
        <w:rPr>
          <w:ins w:id="638" w:author="Dimitri Saridakis (20083467)" w:date="2020-05-04T20:12:00Z"/>
          <w:rFonts w:eastAsiaTheme="minorHAnsi"/>
        </w:rPr>
        <w:pPrChange w:id="639" w:author="Dimitri Saridakis (20083467)" w:date="2020-05-04T20:14:00Z">
          <w:pPr>
            <w:pStyle w:val="Heading1"/>
          </w:pPr>
        </w:pPrChange>
      </w:pPr>
      <w:bookmarkStart w:id="640" w:name="_Toc39524996"/>
      <w:ins w:id="641" w:author="Dimitri Saridakis (20083467)" w:date="2020-05-04T20:12:00Z">
        <w:r w:rsidRPr="00517CCD">
          <w:rPr>
            <w:rFonts w:eastAsiaTheme="minorHAnsi"/>
          </w:rPr>
          <w:t>#question2</w:t>
        </w:r>
        <w:bookmarkEnd w:id="640"/>
        <w:r w:rsidRPr="00517CCD">
          <w:rPr>
            <w:rFonts w:eastAsiaTheme="minorHAnsi"/>
          </w:rPr>
          <w:t xml:space="preserve"> </w:t>
        </w:r>
      </w:ins>
    </w:p>
    <w:p w14:paraId="43C3B8BB" w14:textId="77777777" w:rsidR="00783E3F" w:rsidRPr="00517CCD" w:rsidRDefault="00783E3F" w:rsidP="00783E3F">
      <w:pPr>
        <w:rPr>
          <w:ins w:id="642" w:author="Dimitri Saridakis (20083467)" w:date="2020-05-04T20:16:00Z"/>
        </w:rPr>
      </w:pPr>
      <w:ins w:id="643" w:author="Dimitri Saridakis (20083467)" w:date="2020-05-04T20:16:00Z">
        <w:r w:rsidRPr="00517CCD">
          <w:t>-----------------------------------------------------------------------------------------------------------------------------</w:t>
        </w:r>
      </w:ins>
    </w:p>
    <w:p w14:paraId="7562B21F" w14:textId="77777777" w:rsidR="00517CCD" w:rsidRPr="00517CCD" w:rsidRDefault="00517CCD" w:rsidP="00517CCD">
      <w:pPr>
        <w:rPr>
          <w:ins w:id="644" w:author="Dimitri Saridakis (20083467)" w:date="2020-05-04T20:12:00Z"/>
        </w:rPr>
        <w:pPrChange w:id="645" w:author="Dimitri Saridakis (20083467)" w:date="2020-05-04T20:13:00Z">
          <w:pPr>
            <w:pStyle w:val="Heading1"/>
          </w:pPr>
        </w:pPrChange>
      </w:pPr>
      <w:ins w:id="646" w:author="Dimitri Saridakis (20083467)" w:date="2020-05-04T20:12:00Z">
        <w:r w:rsidRPr="00517CCD">
          <w:t xml:space="preserve"># for q1 to subset </w:t>
        </w:r>
        <w:proofErr w:type="spellStart"/>
        <w:r w:rsidRPr="00517CCD">
          <w:t>dwellingType</w:t>
        </w:r>
        <w:proofErr w:type="spellEnd"/>
        <w:r w:rsidRPr="00517CCD">
          <w:t xml:space="preserve"> column to allow for just vars 1(house) or 2(apartment)</w:t>
        </w:r>
      </w:ins>
    </w:p>
    <w:p w14:paraId="66584546" w14:textId="77777777" w:rsidR="00517CCD" w:rsidRPr="00517CCD" w:rsidRDefault="00517CCD" w:rsidP="00517CCD">
      <w:pPr>
        <w:rPr>
          <w:ins w:id="647" w:author="Dimitri Saridakis (20083467)" w:date="2020-05-04T20:12:00Z"/>
        </w:rPr>
        <w:pPrChange w:id="648" w:author="Dimitri Saridakis (20083467)" w:date="2020-05-04T20:13:00Z">
          <w:pPr>
            <w:pStyle w:val="Heading1"/>
          </w:pPr>
        </w:pPrChange>
      </w:pPr>
      <w:ins w:id="649" w:author="Dimitri Saridakis (20083467)" w:date="2020-05-04T20:12:00Z">
        <w:r w:rsidRPr="00517CCD">
          <w:t xml:space="preserve">dwellTypeQ1 &lt;- </w:t>
        </w:r>
        <w:proofErr w:type="gramStart"/>
        <w:r w:rsidRPr="00517CCD">
          <w:t>subset(</w:t>
        </w:r>
        <w:proofErr w:type="spellStart"/>
        <w:proofErr w:type="gramEnd"/>
        <w:r w:rsidRPr="00517CCD">
          <w:t>dwellingType,dwellingType</w:t>
        </w:r>
        <w:proofErr w:type="spellEnd"/>
        <w:r w:rsidRPr="00517CCD">
          <w:t xml:space="preserve"> &lt; 3, na.rm=TRUE )</w:t>
        </w:r>
      </w:ins>
    </w:p>
    <w:p w14:paraId="63666B90" w14:textId="77777777" w:rsidR="00517CCD" w:rsidRPr="00517CCD" w:rsidRDefault="00517CCD" w:rsidP="00517CCD">
      <w:pPr>
        <w:rPr>
          <w:ins w:id="650" w:author="Dimitri Saridakis (20083467)" w:date="2020-05-04T20:12:00Z"/>
        </w:rPr>
        <w:pPrChange w:id="651" w:author="Dimitri Saridakis (20083467)" w:date="2020-05-04T20:13:00Z">
          <w:pPr>
            <w:pStyle w:val="Heading1"/>
          </w:pPr>
        </w:pPrChange>
      </w:pPr>
    </w:p>
    <w:p w14:paraId="6B396B0C" w14:textId="77777777" w:rsidR="00517CCD" w:rsidRPr="00517CCD" w:rsidRDefault="00517CCD" w:rsidP="00517CCD">
      <w:pPr>
        <w:rPr>
          <w:ins w:id="652" w:author="Dimitri Saridakis (20083467)" w:date="2020-05-04T20:12:00Z"/>
        </w:rPr>
        <w:pPrChange w:id="653" w:author="Dimitri Saridakis (20083467)" w:date="2020-05-04T20:13:00Z">
          <w:pPr>
            <w:pStyle w:val="Heading1"/>
          </w:pPr>
        </w:pPrChange>
      </w:pPr>
      <w:ins w:id="654" w:author="Dimitri Saridakis (20083467)" w:date="2020-05-04T20:12:00Z">
        <w:r w:rsidRPr="00517CCD">
          <w:t># for q1 to subset rent column to exclude the same var rows that were excluded in dwellTypeQ1</w:t>
        </w:r>
      </w:ins>
    </w:p>
    <w:p w14:paraId="14CC8F3E" w14:textId="77777777" w:rsidR="00517CCD" w:rsidRPr="00517CCD" w:rsidRDefault="00517CCD" w:rsidP="00517CCD">
      <w:pPr>
        <w:rPr>
          <w:ins w:id="655" w:author="Dimitri Saridakis (20083467)" w:date="2020-05-04T20:12:00Z"/>
        </w:rPr>
        <w:pPrChange w:id="656" w:author="Dimitri Saridakis (20083467)" w:date="2020-05-04T20:13:00Z">
          <w:pPr>
            <w:pStyle w:val="Heading1"/>
          </w:pPr>
        </w:pPrChange>
      </w:pPr>
      <w:ins w:id="657" w:author="Dimitri Saridakis (20083467)" w:date="2020-05-04T20:12:00Z">
        <w:r w:rsidRPr="00517CCD">
          <w:t xml:space="preserve">rentTypeQ1 &lt;- </w:t>
        </w:r>
        <w:proofErr w:type="gramStart"/>
        <w:r w:rsidRPr="00517CCD">
          <w:t>subset(</w:t>
        </w:r>
        <w:proofErr w:type="spellStart"/>
        <w:proofErr w:type="gramEnd"/>
        <w:r w:rsidRPr="00517CCD">
          <w:t>rent,dwellingType</w:t>
        </w:r>
        <w:proofErr w:type="spellEnd"/>
        <w:r w:rsidRPr="00517CCD">
          <w:t xml:space="preserve"> &lt; 3, na.rm=TRUE )</w:t>
        </w:r>
      </w:ins>
    </w:p>
    <w:p w14:paraId="069FF5F3" w14:textId="77777777" w:rsidR="00517CCD" w:rsidRPr="00517CCD" w:rsidRDefault="00517CCD" w:rsidP="00517CCD">
      <w:pPr>
        <w:rPr>
          <w:ins w:id="658" w:author="Dimitri Saridakis (20083467)" w:date="2020-05-04T20:12:00Z"/>
        </w:rPr>
        <w:pPrChange w:id="659" w:author="Dimitri Saridakis (20083467)" w:date="2020-05-04T20:13:00Z">
          <w:pPr>
            <w:pStyle w:val="Heading1"/>
          </w:pPr>
        </w:pPrChange>
      </w:pPr>
    </w:p>
    <w:p w14:paraId="41AB1623" w14:textId="77777777" w:rsidR="00517CCD" w:rsidRPr="00517CCD" w:rsidRDefault="00517CCD" w:rsidP="00517CCD">
      <w:pPr>
        <w:rPr>
          <w:ins w:id="660" w:author="Dimitri Saridakis (20083467)" w:date="2020-05-04T20:12:00Z"/>
        </w:rPr>
        <w:pPrChange w:id="661" w:author="Dimitri Saridakis (20083467)" w:date="2020-05-04T20:13:00Z">
          <w:pPr>
            <w:pStyle w:val="Heading1"/>
          </w:pPr>
        </w:pPrChange>
      </w:pPr>
      <w:ins w:id="662" w:author="Dimitri Saridakis (20083467)" w:date="2020-05-04T20:12:00Z">
        <w:r w:rsidRPr="00517CCD">
          <w:t xml:space="preserve"># using the two data columns in a </w:t>
        </w:r>
        <w:proofErr w:type="spellStart"/>
        <w:r w:rsidRPr="00517CCD">
          <w:t>t.test</w:t>
        </w:r>
        <w:proofErr w:type="spellEnd"/>
        <w:r w:rsidRPr="00517CCD">
          <w:t xml:space="preserve"> and saving the output to q1Ttest</w:t>
        </w:r>
      </w:ins>
    </w:p>
    <w:p w14:paraId="5B7D12A8" w14:textId="77777777" w:rsidR="00517CCD" w:rsidRPr="00517CCD" w:rsidRDefault="00517CCD" w:rsidP="00517CCD">
      <w:pPr>
        <w:rPr>
          <w:ins w:id="663" w:author="Dimitri Saridakis (20083467)" w:date="2020-05-04T20:12:00Z"/>
        </w:rPr>
        <w:pPrChange w:id="664" w:author="Dimitri Saridakis (20083467)" w:date="2020-05-04T20:13:00Z">
          <w:pPr>
            <w:pStyle w:val="Heading1"/>
          </w:pPr>
        </w:pPrChange>
      </w:pPr>
      <w:proofErr w:type="spellStart"/>
      <w:ins w:id="665" w:author="Dimitri Saridakis (20083467)" w:date="2020-05-04T20:12:00Z">
        <w:r w:rsidRPr="00517CCD">
          <w:t>t.test</w:t>
        </w:r>
        <w:proofErr w:type="spellEnd"/>
        <w:r w:rsidRPr="00517CCD">
          <w:t>(rentTypeQ1~dwellTypeQ1) -&gt; q1Ttest</w:t>
        </w:r>
      </w:ins>
    </w:p>
    <w:p w14:paraId="68419DFB" w14:textId="77777777" w:rsidR="00517CCD" w:rsidRPr="00517CCD" w:rsidRDefault="00517CCD" w:rsidP="00517CCD">
      <w:pPr>
        <w:rPr>
          <w:ins w:id="666" w:author="Dimitri Saridakis (20083467)" w:date="2020-05-04T20:12:00Z"/>
        </w:rPr>
        <w:pPrChange w:id="667" w:author="Dimitri Saridakis (20083467)" w:date="2020-05-04T20:13:00Z">
          <w:pPr>
            <w:pStyle w:val="Heading1"/>
          </w:pPr>
        </w:pPrChange>
      </w:pPr>
    </w:p>
    <w:p w14:paraId="3856960D" w14:textId="77777777" w:rsidR="00517CCD" w:rsidRPr="00517CCD" w:rsidRDefault="00517CCD" w:rsidP="00517CCD">
      <w:pPr>
        <w:rPr>
          <w:ins w:id="668" w:author="Dimitri Saridakis (20083467)" w:date="2020-05-04T20:12:00Z"/>
        </w:rPr>
        <w:pPrChange w:id="669" w:author="Dimitri Saridakis (20083467)" w:date="2020-05-04T20:13:00Z">
          <w:pPr>
            <w:pStyle w:val="Heading1"/>
          </w:pPr>
        </w:pPrChange>
      </w:pPr>
      <w:ins w:id="670" w:author="Dimitri Saridakis (20083467)" w:date="2020-05-04T20:12:00Z">
        <w:r w:rsidRPr="00517CCD">
          <w:t># to create a boxplot comparing the rents</w:t>
        </w:r>
      </w:ins>
    </w:p>
    <w:p w14:paraId="6CC751D4" w14:textId="77777777" w:rsidR="00517CCD" w:rsidRPr="00517CCD" w:rsidRDefault="00517CCD" w:rsidP="00517CCD">
      <w:pPr>
        <w:rPr>
          <w:ins w:id="671" w:author="Dimitri Saridakis (20083467)" w:date="2020-05-04T20:12:00Z"/>
        </w:rPr>
        <w:pPrChange w:id="672" w:author="Dimitri Saridakis (20083467)" w:date="2020-05-04T20:13:00Z">
          <w:pPr>
            <w:pStyle w:val="Heading1"/>
          </w:pPr>
        </w:pPrChange>
      </w:pPr>
      <w:proofErr w:type="gramStart"/>
      <w:ins w:id="673" w:author="Dimitri Saridakis (20083467)" w:date="2020-05-04T20:12:00Z">
        <w:r w:rsidRPr="00517CCD">
          <w:t>boxplot(</w:t>
        </w:r>
        <w:proofErr w:type="gramEnd"/>
        <w:r w:rsidRPr="00517CCD">
          <w:t>rentTypeQ1~dwellTypeQ1,names=c("House", "Apartment"),</w:t>
        </w:r>
        <w:proofErr w:type="spellStart"/>
        <w:r w:rsidRPr="00517CCD">
          <w:t>xlab</w:t>
        </w:r>
        <w:proofErr w:type="spellEnd"/>
        <w:r w:rsidRPr="00517CCD">
          <w:t xml:space="preserve"> = "Rent", </w:t>
        </w:r>
        <w:proofErr w:type="spellStart"/>
        <w:r w:rsidRPr="00517CCD">
          <w:t>ylab</w:t>
        </w:r>
        <w:proofErr w:type="spellEnd"/>
        <w:r w:rsidRPr="00517CCD">
          <w:t xml:space="preserve"> = "Dwelling", horizontal = T)</w:t>
        </w:r>
      </w:ins>
    </w:p>
    <w:p w14:paraId="359B1B71" w14:textId="77777777" w:rsidR="00517CCD" w:rsidRPr="00517CCD" w:rsidRDefault="00517CCD" w:rsidP="00517CCD">
      <w:pPr>
        <w:rPr>
          <w:ins w:id="674" w:author="Dimitri Saridakis (20083467)" w:date="2020-05-04T20:12:00Z"/>
        </w:rPr>
        <w:pPrChange w:id="675" w:author="Dimitri Saridakis (20083467)" w:date="2020-05-04T20:13:00Z">
          <w:pPr>
            <w:pStyle w:val="Heading1"/>
          </w:pPr>
        </w:pPrChange>
      </w:pPr>
    </w:p>
    <w:p w14:paraId="1A788768" w14:textId="77777777" w:rsidR="00517CCD" w:rsidRPr="00517CCD" w:rsidRDefault="00517CCD" w:rsidP="00517CCD">
      <w:pPr>
        <w:rPr>
          <w:ins w:id="676" w:author="Dimitri Saridakis (20083467)" w:date="2020-05-04T20:12:00Z"/>
        </w:rPr>
        <w:pPrChange w:id="677" w:author="Dimitri Saridakis (20083467)" w:date="2020-05-04T20:13:00Z">
          <w:pPr>
            <w:pStyle w:val="Heading1"/>
          </w:pPr>
        </w:pPrChange>
      </w:pPr>
      <w:ins w:id="678" w:author="Dimitri Saridakis (20083467)" w:date="2020-05-04T20:12:00Z">
        <w:r w:rsidRPr="00517CCD">
          <w:t># to generate some stats that detail the outliers from the boxplots($out)</w:t>
        </w:r>
      </w:ins>
    </w:p>
    <w:p w14:paraId="1CEF73F4" w14:textId="77777777" w:rsidR="00517CCD" w:rsidRPr="00517CCD" w:rsidRDefault="00517CCD" w:rsidP="00517CCD">
      <w:pPr>
        <w:rPr>
          <w:ins w:id="679" w:author="Dimitri Saridakis (20083467)" w:date="2020-05-04T20:12:00Z"/>
        </w:rPr>
        <w:pPrChange w:id="680" w:author="Dimitri Saridakis (20083467)" w:date="2020-05-04T20:13:00Z">
          <w:pPr>
            <w:pStyle w:val="Heading1"/>
          </w:pPr>
        </w:pPrChange>
      </w:pPr>
      <w:proofErr w:type="spellStart"/>
      <w:ins w:id="681" w:author="Dimitri Saridakis (20083467)" w:date="2020-05-04T20:12:00Z">
        <w:r w:rsidRPr="00517CCD">
          <w:t>bxstats</w:t>
        </w:r>
        <w:proofErr w:type="spellEnd"/>
        <w:r w:rsidRPr="00517CCD">
          <w:t xml:space="preserve"> &lt;- </w:t>
        </w:r>
        <w:proofErr w:type="spellStart"/>
        <w:proofErr w:type="gramStart"/>
        <w:r w:rsidRPr="00517CCD">
          <w:t>boxplot.stats</w:t>
        </w:r>
        <w:proofErr w:type="spellEnd"/>
        <w:proofErr w:type="gramEnd"/>
        <w:r w:rsidRPr="00517CCD">
          <w:t>(rentTypeQ1)</w:t>
        </w:r>
      </w:ins>
    </w:p>
    <w:p w14:paraId="294022F2" w14:textId="77777777" w:rsidR="00517CCD" w:rsidRPr="00517CCD" w:rsidRDefault="00517CCD" w:rsidP="00517CCD">
      <w:pPr>
        <w:rPr>
          <w:ins w:id="682" w:author="Dimitri Saridakis (20083467)" w:date="2020-05-04T20:12:00Z"/>
        </w:rPr>
        <w:pPrChange w:id="683" w:author="Dimitri Saridakis (20083467)" w:date="2020-05-04T20:13:00Z">
          <w:pPr>
            <w:pStyle w:val="Heading1"/>
          </w:pPr>
        </w:pPrChange>
      </w:pPr>
    </w:p>
    <w:p w14:paraId="1C896672" w14:textId="77777777" w:rsidR="00517CCD" w:rsidRPr="00517CCD" w:rsidRDefault="00517CCD" w:rsidP="00517CCD">
      <w:pPr>
        <w:rPr>
          <w:ins w:id="684" w:author="Dimitri Saridakis (20083467)" w:date="2020-05-04T20:12:00Z"/>
        </w:rPr>
        <w:pPrChange w:id="685" w:author="Dimitri Saridakis (20083467)" w:date="2020-05-04T20:13:00Z">
          <w:pPr>
            <w:pStyle w:val="Heading1"/>
          </w:pPr>
        </w:pPrChange>
      </w:pPr>
      <w:ins w:id="686" w:author="Dimitri Saridakis (20083467)" w:date="2020-05-04T20:12:00Z">
        <w:r w:rsidRPr="00517CCD">
          <w:t>#saves the outliers in the var q1outliers</w:t>
        </w:r>
      </w:ins>
    </w:p>
    <w:p w14:paraId="5E2BF6A8" w14:textId="77777777" w:rsidR="00517CCD" w:rsidRPr="00517CCD" w:rsidRDefault="00517CCD" w:rsidP="00517CCD">
      <w:pPr>
        <w:rPr>
          <w:ins w:id="687" w:author="Dimitri Saridakis (20083467)" w:date="2020-05-04T20:12:00Z"/>
        </w:rPr>
        <w:pPrChange w:id="688" w:author="Dimitri Saridakis (20083467)" w:date="2020-05-04T20:13:00Z">
          <w:pPr>
            <w:pStyle w:val="Heading1"/>
          </w:pPr>
        </w:pPrChange>
      </w:pPr>
      <w:ins w:id="689" w:author="Dimitri Saridakis (20083467)" w:date="2020-05-04T20:12:00Z">
        <w:r w:rsidRPr="00517CCD">
          <w:t xml:space="preserve">q1outliers &lt;- </w:t>
        </w:r>
        <w:proofErr w:type="spellStart"/>
        <w:proofErr w:type="gramStart"/>
        <w:r w:rsidRPr="00517CCD">
          <w:t>bxStats</w:t>
        </w:r>
        <w:proofErr w:type="spellEnd"/>
        <w:r w:rsidRPr="00517CCD">
          <w:t>[</w:t>
        </w:r>
        <w:proofErr w:type="gramEnd"/>
        <w:r w:rsidRPr="00517CCD">
          <w:t>4]</w:t>
        </w:r>
      </w:ins>
    </w:p>
    <w:p w14:paraId="57A283AA" w14:textId="77777777" w:rsidR="00517CCD" w:rsidRPr="00517CCD" w:rsidRDefault="00517CCD" w:rsidP="00517CCD">
      <w:pPr>
        <w:rPr>
          <w:ins w:id="690" w:author="Dimitri Saridakis (20083467)" w:date="2020-05-04T20:12:00Z"/>
        </w:rPr>
        <w:pPrChange w:id="691" w:author="Dimitri Saridakis (20083467)" w:date="2020-05-04T20:13:00Z">
          <w:pPr>
            <w:pStyle w:val="Heading1"/>
          </w:pPr>
        </w:pPrChange>
      </w:pPr>
    </w:p>
    <w:p w14:paraId="10A1FB89" w14:textId="77777777" w:rsidR="00517CCD" w:rsidRPr="00517CCD" w:rsidRDefault="00517CCD" w:rsidP="00517CCD">
      <w:pPr>
        <w:rPr>
          <w:ins w:id="692" w:author="Dimitri Saridakis (20083467)" w:date="2020-05-04T20:12:00Z"/>
        </w:rPr>
        <w:pPrChange w:id="693" w:author="Dimitri Saridakis (20083467)" w:date="2020-05-04T20:13:00Z">
          <w:pPr>
            <w:pStyle w:val="Heading1"/>
          </w:pPr>
        </w:pPrChange>
      </w:pPr>
      <w:ins w:id="694" w:author="Dimitri Saridakis (20083467)" w:date="2020-05-04T20:12:00Z">
        <w:r w:rsidRPr="00517CCD">
          <w:t># pastes outliers over graph</w:t>
        </w:r>
      </w:ins>
    </w:p>
    <w:p w14:paraId="313B6407" w14:textId="77777777" w:rsidR="00517CCD" w:rsidRPr="00517CCD" w:rsidRDefault="00517CCD" w:rsidP="00517CCD">
      <w:pPr>
        <w:rPr>
          <w:ins w:id="695" w:author="Dimitri Saridakis (20083467)" w:date="2020-05-04T20:12:00Z"/>
        </w:rPr>
        <w:pPrChange w:id="696" w:author="Dimitri Saridakis (20083467)" w:date="2020-05-04T20:13:00Z">
          <w:pPr>
            <w:pStyle w:val="Heading1"/>
          </w:pPr>
        </w:pPrChange>
      </w:pPr>
      <w:ins w:id="697" w:author="Dimitri Saridakis (20083467)" w:date="2020-05-04T20:12:00Z">
        <w:r w:rsidRPr="00517CCD">
          <w:t>#</w:t>
        </w:r>
        <w:proofErr w:type="spellStart"/>
        <w:proofErr w:type="gramStart"/>
        <w:r w:rsidRPr="00517CCD">
          <w:t>mtext</w:t>
        </w:r>
        <w:proofErr w:type="spellEnd"/>
        <w:r w:rsidRPr="00517CCD">
          <w:t>(</w:t>
        </w:r>
        <w:proofErr w:type="gramEnd"/>
        <w:r w:rsidRPr="00517CCD">
          <w:t>paste("Outliers: ", paste(outliers, collapse=", ")))</w:t>
        </w:r>
      </w:ins>
    </w:p>
    <w:p w14:paraId="4E792F4B" w14:textId="77777777" w:rsidR="00517CCD" w:rsidRPr="00517CCD" w:rsidRDefault="00517CCD" w:rsidP="00517CCD">
      <w:pPr>
        <w:rPr>
          <w:ins w:id="698" w:author="Dimitri Saridakis (20083467)" w:date="2020-05-04T20:12:00Z"/>
        </w:rPr>
        <w:pPrChange w:id="699" w:author="Dimitri Saridakis (20083467)" w:date="2020-05-04T20:13:00Z">
          <w:pPr>
            <w:pStyle w:val="Heading1"/>
          </w:pPr>
        </w:pPrChange>
      </w:pPr>
    </w:p>
    <w:p w14:paraId="1A18266B" w14:textId="77777777" w:rsidR="00517CCD" w:rsidRPr="00517CCD" w:rsidRDefault="00517CCD" w:rsidP="00517CCD">
      <w:pPr>
        <w:rPr>
          <w:ins w:id="700" w:author="Dimitri Saridakis (20083467)" w:date="2020-05-04T20:12:00Z"/>
        </w:rPr>
        <w:pPrChange w:id="701" w:author="Dimitri Saridakis (20083467)" w:date="2020-05-04T20:13:00Z">
          <w:pPr>
            <w:pStyle w:val="Heading1"/>
          </w:pPr>
        </w:pPrChange>
      </w:pPr>
      <w:ins w:id="702" w:author="Dimitri Saridakis (20083467)" w:date="2020-05-04T20:12:00Z">
        <w:r w:rsidRPr="00517CCD">
          <w:t># get the standard deviation of houses and apartments first must subset each</w:t>
        </w:r>
      </w:ins>
    </w:p>
    <w:p w14:paraId="2B868601" w14:textId="77777777" w:rsidR="00517CCD" w:rsidRPr="00517CCD" w:rsidRDefault="00517CCD" w:rsidP="00517CCD">
      <w:pPr>
        <w:rPr>
          <w:ins w:id="703" w:author="Dimitri Saridakis (20083467)" w:date="2020-05-04T20:12:00Z"/>
        </w:rPr>
        <w:pPrChange w:id="704" w:author="Dimitri Saridakis (20083467)" w:date="2020-05-04T20:13:00Z">
          <w:pPr>
            <w:pStyle w:val="Heading1"/>
          </w:pPr>
        </w:pPrChange>
      </w:pPr>
      <w:ins w:id="705" w:author="Dimitri Saridakis (20083467)" w:date="2020-05-04T20:12:00Z">
        <w:r w:rsidRPr="00517CCD">
          <w:t xml:space="preserve">q1house &lt;- </w:t>
        </w:r>
        <w:proofErr w:type="gramStart"/>
        <w:r w:rsidRPr="00517CCD">
          <w:t>subset(</w:t>
        </w:r>
        <w:proofErr w:type="gramEnd"/>
        <w:r w:rsidRPr="00517CCD">
          <w:t>rentTypeQ1,dwellTypeQ1 == 1, na.rm=T)</w:t>
        </w:r>
      </w:ins>
    </w:p>
    <w:p w14:paraId="62CF9181" w14:textId="77777777" w:rsidR="00517CCD" w:rsidRPr="00517CCD" w:rsidRDefault="00517CCD" w:rsidP="00517CCD">
      <w:pPr>
        <w:rPr>
          <w:ins w:id="706" w:author="Dimitri Saridakis (20083467)" w:date="2020-05-04T20:12:00Z"/>
        </w:rPr>
        <w:pPrChange w:id="707" w:author="Dimitri Saridakis (20083467)" w:date="2020-05-04T20:13:00Z">
          <w:pPr>
            <w:pStyle w:val="Heading1"/>
          </w:pPr>
        </w:pPrChange>
      </w:pPr>
      <w:ins w:id="708" w:author="Dimitri Saridakis (20083467)" w:date="2020-05-04T20:12:00Z">
        <w:r w:rsidRPr="00517CCD">
          <w:t xml:space="preserve">q1apartment &lt;- </w:t>
        </w:r>
        <w:proofErr w:type="gramStart"/>
        <w:r w:rsidRPr="00517CCD">
          <w:t>subset(</w:t>
        </w:r>
        <w:proofErr w:type="gramEnd"/>
        <w:r w:rsidRPr="00517CCD">
          <w:t xml:space="preserve">rentTypeQ1,dwellTypeQ1 == 2, na.rm=T) </w:t>
        </w:r>
      </w:ins>
    </w:p>
    <w:p w14:paraId="500DE418" w14:textId="77777777" w:rsidR="00517CCD" w:rsidRPr="00517CCD" w:rsidRDefault="00517CCD" w:rsidP="00517CCD">
      <w:pPr>
        <w:rPr>
          <w:ins w:id="709" w:author="Dimitri Saridakis (20083467)" w:date="2020-05-04T20:12:00Z"/>
        </w:rPr>
        <w:pPrChange w:id="710" w:author="Dimitri Saridakis (20083467)" w:date="2020-05-04T20:13:00Z">
          <w:pPr>
            <w:pStyle w:val="Heading1"/>
          </w:pPr>
        </w:pPrChange>
      </w:pPr>
      <w:ins w:id="711" w:author="Dimitri Saridakis (20083467)" w:date="2020-05-04T20:12:00Z">
        <w:r w:rsidRPr="00517CCD">
          <w:t>#then get SD</w:t>
        </w:r>
      </w:ins>
    </w:p>
    <w:p w14:paraId="3FF44B94" w14:textId="77777777" w:rsidR="00517CCD" w:rsidRPr="00517CCD" w:rsidRDefault="00517CCD" w:rsidP="00517CCD">
      <w:pPr>
        <w:rPr>
          <w:ins w:id="712" w:author="Dimitri Saridakis (20083467)" w:date="2020-05-04T20:12:00Z"/>
        </w:rPr>
        <w:pPrChange w:id="713" w:author="Dimitri Saridakis (20083467)" w:date="2020-05-04T20:13:00Z">
          <w:pPr>
            <w:pStyle w:val="Heading1"/>
          </w:pPr>
        </w:pPrChange>
      </w:pPr>
      <w:ins w:id="714" w:author="Dimitri Saridakis (20083467)" w:date="2020-05-04T20:12:00Z">
        <w:r w:rsidRPr="00517CCD">
          <w:t xml:space="preserve">q1sdHouse &lt;- </w:t>
        </w:r>
        <w:proofErr w:type="spellStart"/>
        <w:r w:rsidRPr="00517CCD">
          <w:t>sd</w:t>
        </w:r>
        <w:proofErr w:type="spellEnd"/>
        <w:r w:rsidRPr="00517CCD">
          <w:t>(q1</w:t>
        </w:r>
        <w:proofErr w:type="gramStart"/>
        <w:r w:rsidRPr="00517CCD">
          <w:t>house,na.rm</w:t>
        </w:r>
        <w:proofErr w:type="gramEnd"/>
        <w:r w:rsidRPr="00517CCD">
          <w:t>=T)</w:t>
        </w:r>
      </w:ins>
    </w:p>
    <w:p w14:paraId="1A0444F5" w14:textId="77777777" w:rsidR="00517CCD" w:rsidRPr="00517CCD" w:rsidRDefault="00517CCD" w:rsidP="00517CCD">
      <w:pPr>
        <w:rPr>
          <w:ins w:id="715" w:author="Dimitri Saridakis (20083467)" w:date="2020-05-04T20:12:00Z"/>
        </w:rPr>
        <w:pPrChange w:id="716" w:author="Dimitri Saridakis (20083467)" w:date="2020-05-04T20:13:00Z">
          <w:pPr>
            <w:pStyle w:val="Heading1"/>
          </w:pPr>
        </w:pPrChange>
      </w:pPr>
      <w:ins w:id="717" w:author="Dimitri Saridakis (20083467)" w:date="2020-05-04T20:12:00Z">
        <w:r w:rsidRPr="00517CCD">
          <w:t xml:space="preserve">q1sdApartment &lt;- </w:t>
        </w:r>
        <w:proofErr w:type="spellStart"/>
        <w:r w:rsidRPr="00517CCD">
          <w:t>sd</w:t>
        </w:r>
        <w:proofErr w:type="spellEnd"/>
        <w:r w:rsidRPr="00517CCD">
          <w:t>(q1</w:t>
        </w:r>
        <w:proofErr w:type="gramStart"/>
        <w:r w:rsidRPr="00517CCD">
          <w:t>apartment,na.rm</w:t>
        </w:r>
        <w:proofErr w:type="gramEnd"/>
        <w:r w:rsidRPr="00517CCD">
          <w:t>=T)</w:t>
        </w:r>
      </w:ins>
    </w:p>
    <w:p w14:paraId="30D63CD4" w14:textId="77777777" w:rsidR="00517CCD" w:rsidRPr="00517CCD" w:rsidRDefault="00517CCD" w:rsidP="00517CCD">
      <w:pPr>
        <w:rPr>
          <w:ins w:id="718" w:author="Dimitri Saridakis (20083467)" w:date="2020-05-04T20:12:00Z"/>
        </w:rPr>
        <w:pPrChange w:id="719" w:author="Dimitri Saridakis (20083467)" w:date="2020-05-04T20:13:00Z">
          <w:pPr>
            <w:pStyle w:val="Heading1"/>
          </w:pPr>
        </w:pPrChange>
      </w:pPr>
      <w:ins w:id="720" w:author="Dimitri Saridakis (20083467)" w:date="2020-05-04T20:12:00Z">
        <w:r w:rsidRPr="00517CCD">
          <w:t xml:space="preserve"># </w:t>
        </w:r>
        <w:proofErr w:type="spellStart"/>
        <w:r w:rsidRPr="00517CCD">
          <w:t>sd</w:t>
        </w:r>
        <w:proofErr w:type="spellEnd"/>
        <w:r w:rsidRPr="00517CCD">
          <w:t xml:space="preserve"> of total rent</w:t>
        </w:r>
      </w:ins>
    </w:p>
    <w:p w14:paraId="25E851FB" w14:textId="77777777" w:rsidR="00517CCD" w:rsidRPr="00517CCD" w:rsidRDefault="00517CCD" w:rsidP="00517CCD">
      <w:pPr>
        <w:rPr>
          <w:ins w:id="721" w:author="Dimitri Saridakis (20083467)" w:date="2020-05-04T20:12:00Z"/>
        </w:rPr>
        <w:pPrChange w:id="722" w:author="Dimitri Saridakis (20083467)" w:date="2020-05-04T20:13:00Z">
          <w:pPr>
            <w:pStyle w:val="Heading1"/>
          </w:pPr>
        </w:pPrChange>
      </w:pPr>
      <w:ins w:id="723" w:author="Dimitri Saridakis (20083467)" w:date="2020-05-04T20:12:00Z">
        <w:r w:rsidRPr="00517CCD">
          <w:t xml:space="preserve">q1sdRent &lt;- </w:t>
        </w:r>
        <w:proofErr w:type="spellStart"/>
        <w:proofErr w:type="gramStart"/>
        <w:r w:rsidRPr="00517CCD">
          <w:t>sd</w:t>
        </w:r>
        <w:proofErr w:type="spellEnd"/>
        <w:r w:rsidRPr="00517CCD">
          <w:t>(</w:t>
        </w:r>
        <w:proofErr w:type="gramEnd"/>
        <w:r w:rsidRPr="00517CCD">
          <w:t>rentTypeQ1, na.rm=T)</w:t>
        </w:r>
      </w:ins>
    </w:p>
    <w:p w14:paraId="5C9DD02A" w14:textId="77777777" w:rsidR="00517CCD" w:rsidRPr="00517CCD" w:rsidRDefault="00517CCD" w:rsidP="00517CCD">
      <w:pPr>
        <w:rPr>
          <w:ins w:id="724" w:author="Dimitri Saridakis (20083467)" w:date="2020-05-04T20:12:00Z"/>
        </w:rPr>
        <w:pPrChange w:id="725" w:author="Dimitri Saridakis (20083467)" w:date="2020-05-04T20:13:00Z">
          <w:pPr>
            <w:pStyle w:val="Heading1"/>
          </w:pPr>
        </w:pPrChange>
      </w:pPr>
    </w:p>
    <w:p w14:paraId="2D47CE20" w14:textId="77777777" w:rsidR="00517CCD" w:rsidRPr="00517CCD" w:rsidRDefault="00517CCD" w:rsidP="00517CCD">
      <w:pPr>
        <w:rPr>
          <w:ins w:id="726" w:author="Dimitri Saridakis (20083467)" w:date="2020-05-04T20:12:00Z"/>
        </w:rPr>
        <w:pPrChange w:id="727" w:author="Dimitri Saridakis (20083467)" w:date="2020-05-04T20:13:00Z">
          <w:pPr>
            <w:pStyle w:val="Heading1"/>
          </w:pPr>
        </w:pPrChange>
      </w:pPr>
      <w:ins w:id="728" w:author="Dimitri Saridakis (20083467)" w:date="2020-05-04T20:12:00Z">
        <w:r w:rsidRPr="00517CCD">
          <w:t>#getting sample size of data set</w:t>
        </w:r>
      </w:ins>
    </w:p>
    <w:p w14:paraId="36BB668F" w14:textId="77777777" w:rsidR="00517CCD" w:rsidRPr="00517CCD" w:rsidRDefault="00517CCD" w:rsidP="00517CCD">
      <w:pPr>
        <w:rPr>
          <w:ins w:id="729" w:author="Dimitri Saridakis (20083467)" w:date="2020-05-04T20:12:00Z"/>
        </w:rPr>
        <w:pPrChange w:id="730" w:author="Dimitri Saridakis (20083467)" w:date="2020-05-04T20:13:00Z">
          <w:pPr>
            <w:pStyle w:val="Heading1"/>
          </w:pPr>
        </w:pPrChange>
      </w:pPr>
      <w:ins w:id="731" w:author="Dimitri Saridakis (20083467)" w:date="2020-05-04T20:12:00Z">
        <w:r w:rsidRPr="00517CCD">
          <w:t>q1ApartmentLength &lt;- length(q1apartment)</w:t>
        </w:r>
      </w:ins>
    </w:p>
    <w:p w14:paraId="4E5A59FC" w14:textId="77777777" w:rsidR="00517CCD" w:rsidRPr="00517CCD" w:rsidRDefault="00517CCD" w:rsidP="00517CCD">
      <w:pPr>
        <w:rPr>
          <w:ins w:id="732" w:author="Dimitri Saridakis (20083467)" w:date="2020-05-04T20:12:00Z"/>
        </w:rPr>
        <w:pPrChange w:id="733" w:author="Dimitri Saridakis (20083467)" w:date="2020-05-04T20:13:00Z">
          <w:pPr>
            <w:pStyle w:val="Heading1"/>
          </w:pPr>
        </w:pPrChange>
      </w:pPr>
      <w:ins w:id="734" w:author="Dimitri Saridakis (20083467)" w:date="2020-05-04T20:12:00Z">
        <w:r w:rsidRPr="00517CCD">
          <w:t>q1HouseLength &lt;- length(q1house)</w:t>
        </w:r>
      </w:ins>
    </w:p>
    <w:p w14:paraId="7B3AF0CF" w14:textId="77777777" w:rsidR="00517CCD" w:rsidRPr="00517CCD" w:rsidRDefault="00517CCD" w:rsidP="00517CCD">
      <w:pPr>
        <w:rPr>
          <w:ins w:id="735" w:author="Dimitri Saridakis (20083467)" w:date="2020-05-04T20:12:00Z"/>
        </w:rPr>
        <w:pPrChange w:id="736" w:author="Dimitri Saridakis (20083467)" w:date="2020-05-04T20:13:00Z">
          <w:pPr>
            <w:pStyle w:val="Heading1"/>
          </w:pPr>
        </w:pPrChange>
      </w:pPr>
    </w:p>
    <w:p w14:paraId="1F35345B" w14:textId="77777777" w:rsidR="00517CCD" w:rsidRPr="00517CCD" w:rsidRDefault="00517CCD" w:rsidP="00517CCD">
      <w:pPr>
        <w:rPr>
          <w:ins w:id="737" w:author="Dimitri Saridakis (20083467)" w:date="2020-05-04T20:12:00Z"/>
        </w:rPr>
        <w:pPrChange w:id="738" w:author="Dimitri Saridakis (20083467)" w:date="2020-05-04T20:13:00Z">
          <w:pPr>
            <w:pStyle w:val="Heading1"/>
          </w:pPr>
        </w:pPrChange>
      </w:pPr>
      <w:ins w:id="739" w:author="Dimitri Saridakis (20083467)" w:date="2020-05-04T20:12:00Z">
        <w:r w:rsidRPr="00517CCD">
          <w:t>#getting means</w:t>
        </w:r>
      </w:ins>
    </w:p>
    <w:p w14:paraId="572643F9" w14:textId="77777777" w:rsidR="00517CCD" w:rsidRPr="00517CCD" w:rsidRDefault="00517CCD" w:rsidP="00517CCD">
      <w:pPr>
        <w:rPr>
          <w:ins w:id="740" w:author="Dimitri Saridakis (20083467)" w:date="2020-05-04T20:12:00Z"/>
        </w:rPr>
        <w:pPrChange w:id="741" w:author="Dimitri Saridakis (20083467)" w:date="2020-05-04T20:13:00Z">
          <w:pPr>
            <w:pStyle w:val="Heading1"/>
          </w:pPr>
        </w:pPrChange>
      </w:pPr>
      <w:ins w:id="742" w:author="Dimitri Saridakis (20083467)" w:date="2020-05-04T20:12:00Z">
        <w:r w:rsidRPr="00517CCD">
          <w:t xml:space="preserve">q1HouseMean &lt;- </w:t>
        </w:r>
        <w:proofErr w:type="gramStart"/>
        <w:r w:rsidRPr="00517CCD">
          <w:t>mean(</w:t>
        </w:r>
        <w:proofErr w:type="gramEnd"/>
        <w:r w:rsidRPr="00517CCD">
          <w:t>q1house, na.rm=T)</w:t>
        </w:r>
      </w:ins>
    </w:p>
    <w:p w14:paraId="720A9B25" w14:textId="77777777" w:rsidR="00517CCD" w:rsidRPr="00517CCD" w:rsidRDefault="00517CCD" w:rsidP="00517CCD">
      <w:pPr>
        <w:rPr>
          <w:ins w:id="743" w:author="Dimitri Saridakis (20083467)" w:date="2020-05-04T20:12:00Z"/>
        </w:rPr>
        <w:pPrChange w:id="744" w:author="Dimitri Saridakis (20083467)" w:date="2020-05-04T20:13:00Z">
          <w:pPr>
            <w:pStyle w:val="Heading1"/>
          </w:pPr>
        </w:pPrChange>
      </w:pPr>
      <w:ins w:id="745" w:author="Dimitri Saridakis (20083467)" w:date="2020-05-04T20:12:00Z">
        <w:r w:rsidRPr="00517CCD">
          <w:t xml:space="preserve">q1ApartmentMean &lt;- </w:t>
        </w:r>
        <w:proofErr w:type="gramStart"/>
        <w:r w:rsidRPr="00517CCD">
          <w:t>mean(</w:t>
        </w:r>
        <w:proofErr w:type="gramEnd"/>
        <w:r w:rsidRPr="00517CCD">
          <w:t>q1apartment, na.rm=T)</w:t>
        </w:r>
      </w:ins>
    </w:p>
    <w:p w14:paraId="1BEEC5AB" w14:textId="77777777" w:rsidR="00517CCD" w:rsidRPr="00517CCD" w:rsidRDefault="00517CCD" w:rsidP="00517CCD">
      <w:pPr>
        <w:rPr>
          <w:ins w:id="746" w:author="Dimitri Saridakis (20083467)" w:date="2020-05-04T20:12:00Z"/>
        </w:rPr>
        <w:pPrChange w:id="747" w:author="Dimitri Saridakis (20083467)" w:date="2020-05-04T20:13:00Z">
          <w:pPr>
            <w:pStyle w:val="Heading1"/>
          </w:pPr>
        </w:pPrChange>
      </w:pPr>
    </w:p>
    <w:p w14:paraId="3221E1E7" w14:textId="77777777" w:rsidR="00517CCD" w:rsidRPr="00517CCD" w:rsidRDefault="00517CCD" w:rsidP="00517CCD">
      <w:pPr>
        <w:rPr>
          <w:ins w:id="748" w:author="Dimitri Saridakis (20083467)" w:date="2020-05-04T20:12:00Z"/>
        </w:rPr>
        <w:pPrChange w:id="749" w:author="Dimitri Saridakis (20083467)" w:date="2020-05-04T20:13:00Z">
          <w:pPr>
            <w:pStyle w:val="Heading1"/>
          </w:pPr>
        </w:pPrChange>
      </w:pPr>
      <w:ins w:id="750" w:author="Dimitri Saridakis (20083467)" w:date="2020-05-04T20:12:00Z">
        <w:r w:rsidRPr="00517CCD">
          <w:t xml:space="preserve"># </w:t>
        </w:r>
        <w:proofErr w:type="spellStart"/>
        <w:r w:rsidRPr="00517CCD">
          <w:t>ks</w:t>
        </w:r>
        <w:proofErr w:type="spellEnd"/>
        <w:r w:rsidRPr="00517CCD">
          <w:t xml:space="preserve"> test of normality of the distribution</w:t>
        </w:r>
      </w:ins>
    </w:p>
    <w:p w14:paraId="58E417E9" w14:textId="77777777" w:rsidR="00517CCD" w:rsidRPr="00517CCD" w:rsidRDefault="00517CCD" w:rsidP="00517CCD">
      <w:pPr>
        <w:rPr>
          <w:ins w:id="751" w:author="Dimitri Saridakis (20083467)" w:date="2020-05-04T20:12:00Z"/>
        </w:rPr>
        <w:pPrChange w:id="752" w:author="Dimitri Saridakis (20083467)" w:date="2020-05-04T20:13:00Z">
          <w:pPr>
            <w:pStyle w:val="Heading1"/>
          </w:pPr>
        </w:pPrChange>
      </w:pPr>
      <w:proofErr w:type="spellStart"/>
      <w:ins w:id="753" w:author="Dimitri Saridakis (20083467)" w:date="2020-05-04T20:12:00Z">
        <w:r w:rsidRPr="00517CCD">
          <w:t>ks.test</w:t>
        </w:r>
        <w:proofErr w:type="spellEnd"/>
        <w:r w:rsidRPr="00517CCD">
          <w:t>(rentTypeQ</w:t>
        </w:r>
        <w:proofErr w:type="gramStart"/>
        <w:r w:rsidRPr="00517CCD">
          <w:t>1,dwellTypeQ</w:t>
        </w:r>
        <w:proofErr w:type="gramEnd"/>
        <w:r w:rsidRPr="00517CCD">
          <w:t>1)</w:t>
        </w:r>
      </w:ins>
    </w:p>
    <w:p w14:paraId="417619F0" w14:textId="77777777" w:rsidR="00517CCD" w:rsidRPr="00517CCD" w:rsidRDefault="00517CCD" w:rsidP="00517CCD">
      <w:pPr>
        <w:rPr>
          <w:ins w:id="754" w:author="Dimitri Saridakis (20083467)" w:date="2020-05-04T20:12:00Z"/>
        </w:rPr>
        <w:pPrChange w:id="755" w:author="Dimitri Saridakis (20083467)" w:date="2020-05-04T20:13:00Z">
          <w:pPr>
            <w:pStyle w:val="Heading1"/>
          </w:pPr>
        </w:pPrChange>
      </w:pPr>
    </w:p>
    <w:p w14:paraId="6ACDF349" w14:textId="77777777" w:rsidR="00517CCD" w:rsidRPr="00517CCD" w:rsidRDefault="00517CCD" w:rsidP="00517CCD">
      <w:pPr>
        <w:rPr>
          <w:ins w:id="756" w:author="Dimitri Saridakis (20083467)" w:date="2020-05-04T20:12:00Z"/>
        </w:rPr>
        <w:pPrChange w:id="757" w:author="Dimitri Saridakis (20083467)" w:date="2020-05-04T20:13:00Z">
          <w:pPr>
            <w:pStyle w:val="Heading1"/>
          </w:pPr>
        </w:pPrChange>
      </w:pPr>
      <w:ins w:id="758" w:author="Dimitri Saridakis (20083467)" w:date="2020-05-04T20:12:00Z">
        <w:r w:rsidRPr="00517CCD">
          <w:t># checking visually for normality</w:t>
        </w:r>
      </w:ins>
    </w:p>
    <w:p w14:paraId="79FB3552" w14:textId="77777777" w:rsidR="00517CCD" w:rsidRPr="00517CCD" w:rsidRDefault="00517CCD" w:rsidP="00517CCD">
      <w:pPr>
        <w:rPr>
          <w:ins w:id="759" w:author="Dimitri Saridakis (20083467)" w:date="2020-05-04T20:12:00Z"/>
        </w:rPr>
        <w:pPrChange w:id="760" w:author="Dimitri Saridakis (20083467)" w:date="2020-05-04T20:13:00Z">
          <w:pPr>
            <w:pStyle w:val="Heading1"/>
          </w:pPr>
        </w:pPrChange>
      </w:pPr>
      <w:proofErr w:type="spellStart"/>
      <w:ins w:id="761" w:author="Dimitri Saridakis (20083467)" w:date="2020-05-04T20:12:00Z">
        <w:r w:rsidRPr="00517CCD">
          <w:t>qqnorm</w:t>
        </w:r>
        <w:proofErr w:type="spellEnd"/>
        <w:r w:rsidRPr="00517CCD">
          <w:t xml:space="preserve">(rentTypeQ1); </w:t>
        </w:r>
        <w:proofErr w:type="spellStart"/>
        <w:r w:rsidRPr="00517CCD">
          <w:t>qqline</w:t>
        </w:r>
        <w:proofErr w:type="spellEnd"/>
        <w:r w:rsidRPr="00517CCD">
          <w:t>(rentTypeQ1)</w:t>
        </w:r>
      </w:ins>
    </w:p>
    <w:p w14:paraId="35398A18" w14:textId="77777777" w:rsidR="00517CCD" w:rsidRPr="00517CCD" w:rsidRDefault="00517CCD" w:rsidP="00517CCD">
      <w:pPr>
        <w:rPr>
          <w:ins w:id="762" w:author="Dimitri Saridakis (20083467)" w:date="2020-05-04T20:12:00Z"/>
        </w:rPr>
        <w:pPrChange w:id="763" w:author="Dimitri Saridakis (20083467)" w:date="2020-05-04T20:13:00Z">
          <w:pPr>
            <w:pStyle w:val="Heading1"/>
          </w:pPr>
        </w:pPrChange>
      </w:pPr>
      <w:proofErr w:type="spellStart"/>
      <w:ins w:id="764" w:author="Dimitri Saridakis (20083467)" w:date="2020-05-04T20:12:00Z">
        <w:r w:rsidRPr="00517CCD">
          <w:t>qqnorm</w:t>
        </w:r>
        <w:proofErr w:type="spellEnd"/>
        <w:r w:rsidRPr="00517CCD">
          <w:t>(rentTypeQ1)</w:t>
        </w:r>
      </w:ins>
    </w:p>
    <w:p w14:paraId="7B738592" w14:textId="77777777" w:rsidR="00517CCD" w:rsidRPr="00517CCD" w:rsidRDefault="00517CCD" w:rsidP="00517CCD">
      <w:pPr>
        <w:rPr>
          <w:ins w:id="765" w:author="Dimitri Saridakis (20083467)" w:date="2020-05-04T20:12:00Z"/>
        </w:rPr>
        <w:pPrChange w:id="766" w:author="Dimitri Saridakis (20083467)" w:date="2020-05-04T20:13:00Z">
          <w:pPr>
            <w:pStyle w:val="Heading1"/>
          </w:pPr>
        </w:pPrChange>
      </w:pPr>
      <w:proofErr w:type="gramStart"/>
      <w:ins w:id="767" w:author="Dimitri Saridakis (20083467)" w:date="2020-05-04T20:12:00Z">
        <w:r w:rsidRPr="00517CCD">
          <w:t>hist(</w:t>
        </w:r>
        <w:proofErr w:type="gramEnd"/>
        <w:r w:rsidRPr="00517CCD">
          <w:t xml:space="preserve">rentTypeQ1, </w:t>
        </w:r>
        <w:proofErr w:type="spellStart"/>
        <w:r w:rsidRPr="00517CCD">
          <w:t>xlab</w:t>
        </w:r>
        <w:proofErr w:type="spellEnd"/>
        <w:r w:rsidRPr="00517CCD">
          <w:t xml:space="preserve">="Rent Amount", </w:t>
        </w:r>
        <w:proofErr w:type="spellStart"/>
        <w:r w:rsidRPr="00517CCD">
          <w:t>ylab</w:t>
        </w:r>
        <w:proofErr w:type="spellEnd"/>
        <w:r w:rsidRPr="00517CCD">
          <w:t>="Frequency", main="Histogram of Rent")</w:t>
        </w:r>
      </w:ins>
    </w:p>
    <w:p w14:paraId="19D81D7D" w14:textId="77777777" w:rsidR="00517CCD" w:rsidRPr="00517CCD" w:rsidRDefault="00517CCD" w:rsidP="00517CCD">
      <w:pPr>
        <w:rPr>
          <w:ins w:id="768" w:author="Dimitri Saridakis (20083467)" w:date="2020-05-04T20:12:00Z"/>
        </w:rPr>
        <w:pPrChange w:id="769" w:author="Dimitri Saridakis (20083467)" w:date="2020-05-04T20:13:00Z">
          <w:pPr>
            <w:pStyle w:val="Heading1"/>
          </w:pPr>
        </w:pPrChange>
      </w:pPr>
    </w:p>
    <w:p w14:paraId="261410AB" w14:textId="77777777" w:rsidR="00783E3F" w:rsidRPr="00517CCD" w:rsidRDefault="00783E3F" w:rsidP="00783E3F">
      <w:pPr>
        <w:rPr>
          <w:ins w:id="770" w:author="Dimitri Saridakis (20083467)" w:date="2020-05-04T20:16:00Z"/>
        </w:rPr>
      </w:pPr>
      <w:ins w:id="771" w:author="Dimitri Saridakis (20083467)" w:date="2020-05-04T20:16:00Z">
        <w:r w:rsidRPr="00517CCD">
          <w:t>-----------------------------------------------------------------------------------------------------------------------------</w:t>
        </w:r>
      </w:ins>
    </w:p>
    <w:p w14:paraId="1DC2F195" w14:textId="77777777" w:rsidR="00517CCD" w:rsidRPr="00517CCD" w:rsidRDefault="00517CCD" w:rsidP="000E51A4">
      <w:pPr>
        <w:pStyle w:val="Heading2"/>
        <w:rPr>
          <w:ins w:id="772" w:author="Dimitri Saridakis (20083467)" w:date="2020-05-04T20:12:00Z"/>
          <w:rFonts w:eastAsiaTheme="minorHAnsi"/>
        </w:rPr>
        <w:pPrChange w:id="773" w:author="Dimitri Saridakis (20083467)" w:date="2020-05-04T20:14:00Z">
          <w:pPr>
            <w:pStyle w:val="Heading1"/>
          </w:pPr>
        </w:pPrChange>
      </w:pPr>
      <w:bookmarkStart w:id="774" w:name="_Toc39524997"/>
      <w:ins w:id="775" w:author="Dimitri Saridakis (20083467)" w:date="2020-05-04T20:12:00Z">
        <w:r w:rsidRPr="00517CCD">
          <w:rPr>
            <w:rFonts w:eastAsiaTheme="minorHAnsi"/>
          </w:rPr>
          <w:t>#question3</w:t>
        </w:r>
        <w:bookmarkEnd w:id="774"/>
        <w:r w:rsidRPr="00517CCD">
          <w:rPr>
            <w:rFonts w:eastAsiaTheme="minorHAnsi"/>
          </w:rPr>
          <w:t xml:space="preserve"> </w:t>
        </w:r>
      </w:ins>
    </w:p>
    <w:p w14:paraId="2C89CB1A" w14:textId="77777777" w:rsidR="00783E3F" w:rsidRPr="00517CCD" w:rsidRDefault="00783E3F" w:rsidP="00783E3F">
      <w:pPr>
        <w:rPr>
          <w:ins w:id="776" w:author="Dimitri Saridakis (20083467)" w:date="2020-05-04T20:16:00Z"/>
        </w:rPr>
      </w:pPr>
      <w:ins w:id="777" w:author="Dimitri Saridakis (20083467)" w:date="2020-05-04T20:16:00Z">
        <w:r w:rsidRPr="00517CCD">
          <w:t>-----------------------------------------------------------------------------------------------------------------------------</w:t>
        </w:r>
      </w:ins>
    </w:p>
    <w:p w14:paraId="475BDC82" w14:textId="77777777" w:rsidR="00517CCD" w:rsidRPr="00517CCD" w:rsidRDefault="00517CCD" w:rsidP="00517CCD">
      <w:pPr>
        <w:rPr>
          <w:ins w:id="778" w:author="Dimitri Saridakis (20083467)" w:date="2020-05-04T20:12:00Z"/>
        </w:rPr>
        <w:pPrChange w:id="779" w:author="Dimitri Saridakis (20083467)" w:date="2020-05-04T20:13:00Z">
          <w:pPr>
            <w:pStyle w:val="Heading1"/>
          </w:pPr>
        </w:pPrChange>
      </w:pPr>
      <w:ins w:id="780" w:author="Dimitri Saridakis (20083467)" w:date="2020-05-04T20:12:00Z">
        <w:r w:rsidRPr="00517CCD">
          <w:t xml:space="preserve"># to subset of </w:t>
        </w:r>
        <w:proofErr w:type="spellStart"/>
        <w:r w:rsidRPr="00517CCD">
          <w:t>occupantTypes</w:t>
        </w:r>
        <w:proofErr w:type="spellEnd"/>
        <w:r w:rsidRPr="00517CCD">
          <w:t xml:space="preserve"> in relation to </w:t>
        </w:r>
        <w:proofErr w:type="spellStart"/>
        <w:r w:rsidRPr="00517CCD">
          <w:t>dwellingType</w:t>
        </w:r>
        <w:proofErr w:type="spellEnd"/>
      </w:ins>
    </w:p>
    <w:p w14:paraId="2A274A0F" w14:textId="77777777" w:rsidR="00517CCD" w:rsidRPr="00517CCD" w:rsidRDefault="00517CCD" w:rsidP="00517CCD">
      <w:pPr>
        <w:rPr>
          <w:ins w:id="781" w:author="Dimitri Saridakis (20083467)" w:date="2020-05-04T20:12:00Z"/>
        </w:rPr>
        <w:pPrChange w:id="782" w:author="Dimitri Saridakis (20083467)" w:date="2020-05-04T20:13:00Z">
          <w:pPr>
            <w:pStyle w:val="Heading1"/>
          </w:pPr>
        </w:pPrChange>
      </w:pPr>
      <w:ins w:id="783" w:author="Dimitri Saridakis (20083467)" w:date="2020-05-04T20:12:00Z">
        <w:r w:rsidRPr="00517CCD">
          <w:t xml:space="preserve">houseQ3 &lt;- </w:t>
        </w:r>
        <w:proofErr w:type="gramStart"/>
        <w:r w:rsidRPr="00517CCD">
          <w:t>subset(</w:t>
        </w:r>
        <w:proofErr w:type="spellStart"/>
        <w:proofErr w:type="gramEnd"/>
        <w:r w:rsidRPr="00517CCD">
          <w:t>occupentType</w:t>
        </w:r>
        <w:proofErr w:type="spellEnd"/>
        <w:r w:rsidRPr="00517CCD">
          <w:t xml:space="preserve">, </w:t>
        </w:r>
        <w:proofErr w:type="spellStart"/>
        <w:r w:rsidRPr="00517CCD">
          <w:t>dwellingType</w:t>
        </w:r>
        <w:proofErr w:type="spellEnd"/>
        <w:r w:rsidRPr="00517CCD">
          <w:t xml:space="preserve"> == 1)</w:t>
        </w:r>
      </w:ins>
    </w:p>
    <w:p w14:paraId="4050EB54" w14:textId="77777777" w:rsidR="00517CCD" w:rsidRPr="00517CCD" w:rsidRDefault="00517CCD" w:rsidP="00517CCD">
      <w:pPr>
        <w:rPr>
          <w:ins w:id="784" w:author="Dimitri Saridakis (20083467)" w:date="2020-05-04T20:12:00Z"/>
        </w:rPr>
        <w:pPrChange w:id="785" w:author="Dimitri Saridakis (20083467)" w:date="2020-05-04T20:13:00Z">
          <w:pPr>
            <w:pStyle w:val="Heading1"/>
          </w:pPr>
        </w:pPrChange>
      </w:pPr>
      <w:ins w:id="786" w:author="Dimitri Saridakis (20083467)" w:date="2020-05-04T20:12:00Z">
        <w:r w:rsidRPr="00517CCD">
          <w:t xml:space="preserve">apartmentQ3 &lt;- </w:t>
        </w:r>
        <w:proofErr w:type="gramStart"/>
        <w:r w:rsidRPr="00517CCD">
          <w:t>subset(</w:t>
        </w:r>
        <w:proofErr w:type="spellStart"/>
        <w:proofErr w:type="gramEnd"/>
        <w:r w:rsidRPr="00517CCD">
          <w:t>occupentType</w:t>
        </w:r>
        <w:proofErr w:type="spellEnd"/>
        <w:r w:rsidRPr="00517CCD">
          <w:t xml:space="preserve">, </w:t>
        </w:r>
        <w:proofErr w:type="spellStart"/>
        <w:r w:rsidRPr="00517CCD">
          <w:t>dwellingType</w:t>
        </w:r>
        <w:proofErr w:type="spellEnd"/>
        <w:r w:rsidRPr="00517CCD">
          <w:t xml:space="preserve"> == 2)</w:t>
        </w:r>
      </w:ins>
    </w:p>
    <w:p w14:paraId="7B60D319" w14:textId="77777777" w:rsidR="00517CCD" w:rsidRPr="00517CCD" w:rsidRDefault="00517CCD" w:rsidP="00517CCD">
      <w:pPr>
        <w:rPr>
          <w:ins w:id="787" w:author="Dimitri Saridakis (20083467)" w:date="2020-05-04T20:12:00Z"/>
        </w:rPr>
        <w:pPrChange w:id="788" w:author="Dimitri Saridakis (20083467)" w:date="2020-05-04T20:13:00Z">
          <w:pPr>
            <w:pStyle w:val="Heading1"/>
          </w:pPr>
        </w:pPrChange>
      </w:pPr>
      <w:ins w:id="789" w:author="Dimitri Saridakis (20083467)" w:date="2020-05-04T20:12:00Z">
        <w:r w:rsidRPr="00517CCD">
          <w:t xml:space="preserve">otherQ3 &lt;- </w:t>
        </w:r>
        <w:proofErr w:type="gramStart"/>
        <w:r w:rsidRPr="00517CCD">
          <w:t>subset(</w:t>
        </w:r>
        <w:proofErr w:type="spellStart"/>
        <w:proofErr w:type="gramEnd"/>
        <w:r w:rsidRPr="00517CCD">
          <w:t>occupentType</w:t>
        </w:r>
        <w:proofErr w:type="spellEnd"/>
        <w:r w:rsidRPr="00517CCD">
          <w:t xml:space="preserve">, </w:t>
        </w:r>
        <w:proofErr w:type="spellStart"/>
        <w:r w:rsidRPr="00517CCD">
          <w:t>dwellingType</w:t>
        </w:r>
        <w:proofErr w:type="spellEnd"/>
        <w:r w:rsidRPr="00517CCD">
          <w:t xml:space="preserve"> == 3)</w:t>
        </w:r>
      </w:ins>
    </w:p>
    <w:p w14:paraId="4C8F6144" w14:textId="77777777" w:rsidR="00517CCD" w:rsidRPr="00517CCD" w:rsidRDefault="00517CCD" w:rsidP="00517CCD">
      <w:pPr>
        <w:rPr>
          <w:ins w:id="790" w:author="Dimitri Saridakis (20083467)" w:date="2020-05-04T20:12:00Z"/>
        </w:rPr>
        <w:pPrChange w:id="791" w:author="Dimitri Saridakis (20083467)" w:date="2020-05-04T20:13:00Z">
          <w:pPr>
            <w:pStyle w:val="Heading1"/>
          </w:pPr>
        </w:pPrChange>
      </w:pPr>
    </w:p>
    <w:p w14:paraId="339338DB" w14:textId="77777777" w:rsidR="00517CCD" w:rsidRPr="00517CCD" w:rsidRDefault="00517CCD" w:rsidP="00517CCD">
      <w:pPr>
        <w:rPr>
          <w:ins w:id="792" w:author="Dimitri Saridakis (20083467)" w:date="2020-05-04T20:12:00Z"/>
        </w:rPr>
        <w:pPrChange w:id="793" w:author="Dimitri Saridakis (20083467)" w:date="2020-05-04T20:13:00Z">
          <w:pPr>
            <w:pStyle w:val="Heading1"/>
          </w:pPr>
        </w:pPrChange>
      </w:pPr>
      <w:ins w:id="794" w:author="Dimitri Saridakis (20083467)" w:date="2020-05-04T20:12:00Z">
        <w:r w:rsidRPr="00517CCD">
          <w:t># to obtain statistics</w:t>
        </w:r>
      </w:ins>
    </w:p>
    <w:p w14:paraId="31F90A84" w14:textId="77777777" w:rsidR="00517CCD" w:rsidRPr="00517CCD" w:rsidRDefault="00517CCD" w:rsidP="00517CCD">
      <w:pPr>
        <w:rPr>
          <w:ins w:id="795" w:author="Dimitri Saridakis (20083467)" w:date="2020-05-04T20:12:00Z"/>
        </w:rPr>
        <w:pPrChange w:id="796" w:author="Dimitri Saridakis (20083467)" w:date="2020-05-04T20:13:00Z">
          <w:pPr>
            <w:pStyle w:val="Heading1"/>
          </w:pPr>
        </w:pPrChange>
      </w:pPr>
      <w:ins w:id="797" w:author="Dimitri Saridakis (20083467)" w:date="2020-05-04T20:12:00Z">
        <w:r w:rsidRPr="00517CCD">
          <w:t xml:space="preserve">table1Q3 &lt;- </w:t>
        </w:r>
        <w:proofErr w:type="gramStart"/>
        <w:r w:rsidRPr="00517CCD">
          <w:t>table(</w:t>
        </w:r>
        <w:proofErr w:type="spellStart"/>
        <w:proofErr w:type="gramEnd"/>
        <w:r w:rsidRPr="00517CCD">
          <w:t>dwellingType</w:t>
        </w:r>
        <w:proofErr w:type="spellEnd"/>
        <w:r w:rsidRPr="00517CCD">
          <w:t xml:space="preserve">, </w:t>
        </w:r>
        <w:proofErr w:type="spellStart"/>
        <w:r w:rsidRPr="00517CCD">
          <w:t>occupentType</w:t>
        </w:r>
        <w:proofErr w:type="spellEnd"/>
        <w:r w:rsidRPr="00517CCD">
          <w:t>)</w:t>
        </w:r>
      </w:ins>
    </w:p>
    <w:p w14:paraId="3A154571" w14:textId="77777777" w:rsidR="00517CCD" w:rsidRPr="00517CCD" w:rsidRDefault="00517CCD" w:rsidP="00517CCD">
      <w:pPr>
        <w:rPr>
          <w:ins w:id="798" w:author="Dimitri Saridakis (20083467)" w:date="2020-05-04T20:12:00Z"/>
        </w:rPr>
        <w:pPrChange w:id="799" w:author="Dimitri Saridakis (20083467)" w:date="2020-05-04T20:13:00Z">
          <w:pPr>
            <w:pStyle w:val="Heading1"/>
          </w:pPr>
        </w:pPrChange>
      </w:pPr>
    </w:p>
    <w:p w14:paraId="5D15D192" w14:textId="77777777" w:rsidR="00517CCD" w:rsidRPr="00517CCD" w:rsidRDefault="00517CCD" w:rsidP="00517CCD">
      <w:pPr>
        <w:rPr>
          <w:ins w:id="800" w:author="Dimitri Saridakis (20083467)" w:date="2020-05-04T20:12:00Z"/>
        </w:rPr>
        <w:pPrChange w:id="801" w:author="Dimitri Saridakis (20083467)" w:date="2020-05-04T20:13:00Z">
          <w:pPr>
            <w:pStyle w:val="Heading1"/>
          </w:pPr>
        </w:pPrChange>
      </w:pPr>
      <w:ins w:id="802" w:author="Dimitri Saridakis (20083467)" w:date="2020-05-04T20:12:00Z">
        <w:r w:rsidRPr="00517CCD">
          <w:t xml:space="preserve"># </w:t>
        </w:r>
        <w:proofErr w:type="spellStart"/>
        <w:r w:rsidRPr="00517CCD">
          <w:t>reorganise</w:t>
        </w:r>
        <w:proofErr w:type="spellEnd"/>
        <w:r w:rsidRPr="00517CCD">
          <w:t xml:space="preserve"> table labels</w:t>
        </w:r>
      </w:ins>
    </w:p>
    <w:p w14:paraId="2915BFDB" w14:textId="77777777" w:rsidR="00517CCD" w:rsidRPr="00517CCD" w:rsidRDefault="00517CCD" w:rsidP="00517CCD">
      <w:pPr>
        <w:rPr>
          <w:ins w:id="803" w:author="Dimitri Saridakis (20083467)" w:date="2020-05-04T20:12:00Z"/>
        </w:rPr>
        <w:pPrChange w:id="804" w:author="Dimitri Saridakis (20083467)" w:date="2020-05-04T20:13:00Z">
          <w:pPr>
            <w:pStyle w:val="Heading1"/>
          </w:pPr>
        </w:pPrChange>
      </w:pPr>
      <w:proofErr w:type="spellStart"/>
      <w:ins w:id="805" w:author="Dimitri Saridakis (20083467)" w:date="2020-05-04T20:12:00Z">
        <w:r w:rsidRPr="00517CCD">
          <w:t>colnames</w:t>
        </w:r>
        <w:proofErr w:type="spellEnd"/>
        <w:r w:rsidRPr="00517CCD">
          <w:t xml:space="preserve">(table1Q3) = </w:t>
        </w:r>
        <w:proofErr w:type="gramStart"/>
        <w:r w:rsidRPr="00517CCD">
          <w:t>c(</w:t>
        </w:r>
        <w:proofErr w:type="gramEnd"/>
        <w:r w:rsidRPr="00517CCD">
          <w:t>"Family", "House Share", "Single Occ", "Other")</w:t>
        </w:r>
      </w:ins>
    </w:p>
    <w:p w14:paraId="426E0B07" w14:textId="77777777" w:rsidR="00517CCD" w:rsidRPr="00517CCD" w:rsidRDefault="00517CCD" w:rsidP="00517CCD">
      <w:pPr>
        <w:rPr>
          <w:ins w:id="806" w:author="Dimitri Saridakis (20083467)" w:date="2020-05-04T20:12:00Z"/>
        </w:rPr>
        <w:pPrChange w:id="807" w:author="Dimitri Saridakis (20083467)" w:date="2020-05-04T20:13:00Z">
          <w:pPr>
            <w:pStyle w:val="Heading1"/>
          </w:pPr>
        </w:pPrChange>
      </w:pPr>
      <w:proofErr w:type="spellStart"/>
      <w:ins w:id="808" w:author="Dimitri Saridakis (20083467)" w:date="2020-05-04T20:12:00Z">
        <w:r w:rsidRPr="00517CCD">
          <w:t>rownames</w:t>
        </w:r>
        <w:proofErr w:type="spellEnd"/>
        <w:r w:rsidRPr="00517CCD">
          <w:t xml:space="preserve">(table1Q3) = </w:t>
        </w:r>
        <w:proofErr w:type="gramStart"/>
        <w:r w:rsidRPr="00517CCD">
          <w:t>c(</w:t>
        </w:r>
        <w:proofErr w:type="gramEnd"/>
        <w:r w:rsidRPr="00517CCD">
          <w:t>"House", "Apartment", "Other")</w:t>
        </w:r>
      </w:ins>
    </w:p>
    <w:p w14:paraId="12A9D68D" w14:textId="77777777" w:rsidR="00517CCD" w:rsidRPr="00517CCD" w:rsidRDefault="00517CCD" w:rsidP="00517CCD">
      <w:pPr>
        <w:rPr>
          <w:ins w:id="809" w:author="Dimitri Saridakis (20083467)" w:date="2020-05-04T20:12:00Z"/>
        </w:rPr>
        <w:pPrChange w:id="810" w:author="Dimitri Saridakis (20083467)" w:date="2020-05-04T20:13:00Z">
          <w:pPr>
            <w:pStyle w:val="Heading1"/>
          </w:pPr>
        </w:pPrChange>
      </w:pPr>
    </w:p>
    <w:p w14:paraId="18988BE2" w14:textId="77777777" w:rsidR="00517CCD" w:rsidRPr="00517CCD" w:rsidRDefault="00517CCD" w:rsidP="00517CCD">
      <w:pPr>
        <w:rPr>
          <w:ins w:id="811" w:author="Dimitri Saridakis (20083467)" w:date="2020-05-04T20:12:00Z"/>
        </w:rPr>
        <w:pPrChange w:id="812" w:author="Dimitri Saridakis (20083467)" w:date="2020-05-04T20:13:00Z">
          <w:pPr>
            <w:pStyle w:val="Heading1"/>
          </w:pPr>
        </w:pPrChange>
      </w:pPr>
      <w:ins w:id="813" w:author="Dimitri Saridakis (20083467)" w:date="2020-05-04T20:12:00Z">
        <w:r w:rsidRPr="00517CCD">
          <w:t># to construct a par plot to visualise the data</w:t>
        </w:r>
      </w:ins>
    </w:p>
    <w:p w14:paraId="2F3B1A78" w14:textId="77777777" w:rsidR="00517CCD" w:rsidRPr="00517CCD" w:rsidRDefault="00517CCD" w:rsidP="00517CCD">
      <w:pPr>
        <w:rPr>
          <w:ins w:id="814" w:author="Dimitri Saridakis (20083467)" w:date="2020-05-04T20:12:00Z"/>
        </w:rPr>
        <w:pPrChange w:id="815" w:author="Dimitri Saridakis (20083467)" w:date="2020-05-04T20:13:00Z">
          <w:pPr>
            <w:pStyle w:val="Heading1"/>
          </w:pPr>
        </w:pPrChange>
      </w:pPr>
      <w:proofErr w:type="gramStart"/>
      <w:ins w:id="816" w:author="Dimitri Saridakis (20083467)" w:date="2020-05-04T20:12:00Z">
        <w:r w:rsidRPr="00517CCD">
          <w:t>plot(</w:t>
        </w:r>
        <w:proofErr w:type="gramEnd"/>
        <w:r w:rsidRPr="00517CCD">
          <w:t>table1Q3, col=c("purple", "</w:t>
        </w:r>
        <w:proofErr w:type="spellStart"/>
        <w:r w:rsidRPr="00517CCD">
          <w:t>darkred</w:t>
        </w:r>
        <w:proofErr w:type="spellEnd"/>
        <w:r w:rsidRPr="00517CCD">
          <w:t>", "darkorange2", "</w:t>
        </w:r>
        <w:proofErr w:type="spellStart"/>
        <w:r w:rsidRPr="00517CCD">
          <w:t>darkolivegreen</w:t>
        </w:r>
        <w:proofErr w:type="spellEnd"/>
        <w:r w:rsidRPr="00517CCD">
          <w:t xml:space="preserve">"), </w:t>
        </w:r>
        <w:proofErr w:type="spellStart"/>
        <w:r w:rsidRPr="00517CCD">
          <w:t>xlab</w:t>
        </w:r>
        <w:proofErr w:type="spellEnd"/>
        <w:r w:rsidRPr="00517CCD">
          <w:t xml:space="preserve">="Dwelling Type", </w:t>
        </w:r>
        <w:proofErr w:type="spellStart"/>
        <w:r w:rsidRPr="00517CCD">
          <w:t>ylab</w:t>
        </w:r>
        <w:proofErr w:type="spellEnd"/>
        <w:r w:rsidRPr="00517CCD">
          <w:t>="Occupant Type", main="Percentage of Occupants in different Dwelling Types")</w:t>
        </w:r>
      </w:ins>
    </w:p>
    <w:p w14:paraId="09733E5F" w14:textId="77777777" w:rsidR="00517CCD" w:rsidRPr="00517CCD" w:rsidRDefault="00517CCD" w:rsidP="00517CCD">
      <w:pPr>
        <w:rPr>
          <w:ins w:id="817" w:author="Dimitri Saridakis (20083467)" w:date="2020-05-04T20:12:00Z"/>
        </w:rPr>
        <w:pPrChange w:id="818" w:author="Dimitri Saridakis (20083467)" w:date="2020-05-04T20:13:00Z">
          <w:pPr>
            <w:pStyle w:val="Heading1"/>
          </w:pPr>
        </w:pPrChange>
      </w:pPr>
    </w:p>
    <w:p w14:paraId="252C6EA5" w14:textId="77777777" w:rsidR="00517CCD" w:rsidRPr="00517CCD" w:rsidRDefault="00517CCD" w:rsidP="00517CCD">
      <w:pPr>
        <w:rPr>
          <w:ins w:id="819" w:author="Dimitri Saridakis (20083467)" w:date="2020-05-04T20:12:00Z"/>
        </w:rPr>
        <w:pPrChange w:id="820" w:author="Dimitri Saridakis (20083467)" w:date="2020-05-04T20:13:00Z">
          <w:pPr>
            <w:pStyle w:val="Heading1"/>
          </w:pPr>
        </w:pPrChange>
      </w:pPr>
      <w:ins w:id="821" w:author="Dimitri Saridakis (20083467)" w:date="2020-05-04T20:12:00Z">
        <w:r w:rsidRPr="00517CCD">
          <w:t xml:space="preserve"># to conduct the chi </w:t>
        </w:r>
        <w:proofErr w:type="spellStart"/>
        <w:r w:rsidRPr="00517CCD">
          <w:t>sq</w:t>
        </w:r>
        <w:proofErr w:type="spellEnd"/>
        <w:r w:rsidRPr="00517CCD">
          <w:t xml:space="preserve"> test</w:t>
        </w:r>
      </w:ins>
    </w:p>
    <w:p w14:paraId="349D8942" w14:textId="77777777" w:rsidR="00517CCD" w:rsidRPr="00517CCD" w:rsidRDefault="00517CCD" w:rsidP="00517CCD">
      <w:pPr>
        <w:rPr>
          <w:ins w:id="822" w:author="Dimitri Saridakis (20083467)" w:date="2020-05-04T20:12:00Z"/>
        </w:rPr>
        <w:pPrChange w:id="823" w:author="Dimitri Saridakis (20083467)" w:date="2020-05-04T20:13:00Z">
          <w:pPr>
            <w:pStyle w:val="Heading1"/>
          </w:pPr>
        </w:pPrChange>
      </w:pPr>
      <w:proofErr w:type="spellStart"/>
      <w:ins w:id="824" w:author="Dimitri Saridakis (20083467)" w:date="2020-05-04T20:12:00Z">
        <w:r w:rsidRPr="00517CCD">
          <w:t>chisq.</w:t>
        </w:r>
        <w:proofErr w:type="gramStart"/>
        <w:r w:rsidRPr="00517CCD">
          <w:t>test</w:t>
        </w:r>
        <w:proofErr w:type="spellEnd"/>
        <w:r w:rsidRPr="00517CCD">
          <w:t>(</w:t>
        </w:r>
        <w:proofErr w:type="spellStart"/>
        <w:proofErr w:type="gramEnd"/>
        <w:r w:rsidRPr="00517CCD">
          <w:t>dwellingType</w:t>
        </w:r>
        <w:proofErr w:type="spellEnd"/>
        <w:r w:rsidRPr="00517CCD">
          <w:t xml:space="preserve">, </w:t>
        </w:r>
        <w:proofErr w:type="spellStart"/>
        <w:r w:rsidRPr="00517CCD">
          <w:t>occupentType</w:t>
        </w:r>
        <w:proofErr w:type="spellEnd"/>
        <w:r w:rsidRPr="00517CCD">
          <w:t>)</w:t>
        </w:r>
      </w:ins>
    </w:p>
    <w:p w14:paraId="1AA7703C" w14:textId="77777777" w:rsidR="00517CCD" w:rsidRPr="00517CCD" w:rsidRDefault="00517CCD" w:rsidP="00517CCD">
      <w:pPr>
        <w:rPr>
          <w:ins w:id="825" w:author="Dimitri Saridakis (20083467)" w:date="2020-05-04T20:12:00Z"/>
        </w:rPr>
        <w:pPrChange w:id="826" w:author="Dimitri Saridakis (20083467)" w:date="2020-05-04T20:13:00Z">
          <w:pPr>
            <w:pStyle w:val="Heading1"/>
          </w:pPr>
        </w:pPrChange>
      </w:pPr>
    </w:p>
    <w:p w14:paraId="4EF153AD" w14:textId="77777777" w:rsidR="00783E3F" w:rsidRPr="00517CCD" w:rsidRDefault="00783E3F" w:rsidP="00783E3F">
      <w:pPr>
        <w:rPr>
          <w:ins w:id="827" w:author="Dimitri Saridakis (20083467)" w:date="2020-05-04T20:16:00Z"/>
        </w:rPr>
      </w:pPr>
      <w:ins w:id="828" w:author="Dimitri Saridakis (20083467)" w:date="2020-05-04T20:16:00Z">
        <w:r w:rsidRPr="00517CCD">
          <w:t>-----------------------------------------------------------------------------------------------------------------------------</w:t>
        </w:r>
      </w:ins>
    </w:p>
    <w:p w14:paraId="49A6FB16" w14:textId="77777777" w:rsidR="00517CCD" w:rsidRPr="00517CCD" w:rsidRDefault="00517CCD" w:rsidP="00517CCD">
      <w:pPr>
        <w:rPr>
          <w:ins w:id="829" w:author="Dimitri Saridakis (20083467)" w:date="2020-05-04T20:12:00Z"/>
        </w:rPr>
        <w:pPrChange w:id="830" w:author="Dimitri Saridakis (20083467)" w:date="2020-05-04T20:13:00Z">
          <w:pPr>
            <w:pStyle w:val="Heading1"/>
          </w:pPr>
        </w:pPrChange>
      </w:pPr>
      <w:ins w:id="831" w:author="Dimitri Saridakis (20083467)" w:date="2020-05-04T20:12:00Z">
        <w:r w:rsidRPr="00517CCD">
          <w:t xml:space="preserve">#question4 </w:t>
        </w:r>
      </w:ins>
    </w:p>
    <w:p w14:paraId="25FB5F66" w14:textId="77777777" w:rsidR="00517CCD" w:rsidRPr="00517CCD" w:rsidRDefault="00517CCD" w:rsidP="00517CCD">
      <w:pPr>
        <w:rPr>
          <w:ins w:id="832" w:author="Dimitri Saridakis (20083467)" w:date="2020-05-04T20:12:00Z"/>
        </w:rPr>
        <w:pPrChange w:id="833" w:author="Dimitri Saridakis (20083467)" w:date="2020-05-04T20:13:00Z">
          <w:pPr>
            <w:pStyle w:val="Heading1"/>
          </w:pPr>
        </w:pPrChange>
      </w:pPr>
      <w:ins w:id="834" w:author="Dimitri Saridakis (20083467)" w:date="2020-05-04T20:12:00Z">
        <w:r w:rsidRPr="00517CCD">
          <w:t>----------------------------------------------------------------------------</w:t>
        </w:r>
      </w:ins>
    </w:p>
    <w:p w14:paraId="37878ED1" w14:textId="77777777" w:rsidR="00517CCD" w:rsidRPr="00517CCD" w:rsidRDefault="00517CCD" w:rsidP="00517CCD">
      <w:pPr>
        <w:rPr>
          <w:ins w:id="835" w:author="Dimitri Saridakis (20083467)" w:date="2020-05-04T20:12:00Z"/>
        </w:rPr>
        <w:pPrChange w:id="836" w:author="Dimitri Saridakis (20083467)" w:date="2020-05-04T20:13:00Z">
          <w:pPr>
            <w:pStyle w:val="Heading1"/>
          </w:pPr>
        </w:pPrChange>
      </w:pPr>
      <w:ins w:id="837" w:author="Dimitri Saridakis (20083467)" w:date="2020-05-04T20:12:00Z">
        <w:r w:rsidRPr="00517CCD">
          <w:t># to subset apartments and houses</w:t>
        </w:r>
      </w:ins>
    </w:p>
    <w:p w14:paraId="667EBBB2" w14:textId="77777777" w:rsidR="00517CCD" w:rsidRPr="00517CCD" w:rsidRDefault="00517CCD" w:rsidP="00517CCD">
      <w:pPr>
        <w:rPr>
          <w:ins w:id="838" w:author="Dimitri Saridakis (20083467)" w:date="2020-05-04T20:12:00Z"/>
        </w:rPr>
        <w:pPrChange w:id="839" w:author="Dimitri Saridakis (20083467)" w:date="2020-05-04T20:13:00Z">
          <w:pPr>
            <w:pStyle w:val="Heading1"/>
          </w:pPr>
        </w:pPrChange>
      </w:pPr>
      <w:ins w:id="840" w:author="Dimitri Saridakis (20083467)" w:date="2020-05-04T20:12:00Z">
        <w:r w:rsidRPr="00517CCD">
          <w:t xml:space="preserve">dwellQ4 &lt;- </w:t>
        </w:r>
        <w:proofErr w:type="gramStart"/>
        <w:r w:rsidRPr="00517CCD">
          <w:t>subset(</w:t>
        </w:r>
        <w:proofErr w:type="spellStart"/>
        <w:proofErr w:type="gramEnd"/>
        <w:r w:rsidRPr="00517CCD">
          <w:t>dwellingType</w:t>
        </w:r>
        <w:proofErr w:type="spellEnd"/>
        <w:r w:rsidRPr="00517CCD">
          <w:t xml:space="preserve">, </w:t>
        </w:r>
        <w:proofErr w:type="spellStart"/>
        <w:r w:rsidRPr="00517CCD">
          <w:t>dwellingType</w:t>
        </w:r>
        <w:proofErr w:type="spellEnd"/>
        <w:r w:rsidRPr="00517CCD">
          <w:t xml:space="preserve"> &lt; 3)</w:t>
        </w:r>
      </w:ins>
    </w:p>
    <w:p w14:paraId="26F3785A" w14:textId="77777777" w:rsidR="00517CCD" w:rsidRPr="00517CCD" w:rsidRDefault="00517CCD" w:rsidP="00517CCD">
      <w:pPr>
        <w:rPr>
          <w:ins w:id="841" w:author="Dimitri Saridakis (20083467)" w:date="2020-05-04T20:12:00Z"/>
        </w:rPr>
        <w:pPrChange w:id="842" w:author="Dimitri Saridakis (20083467)" w:date="2020-05-04T20:13:00Z">
          <w:pPr>
            <w:pStyle w:val="Heading1"/>
          </w:pPr>
        </w:pPrChange>
      </w:pPr>
      <w:ins w:id="843" w:author="Dimitri Saridakis (20083467)" w:date="2020-05-04T20:12:00Z">
        <w:r w:rsidRPr="00517CCD">
          <w:t xml:space="preserve">mgmtQ4 &lt;- </w:t>
        </w:r>
        <w:proofErr w:type="gramStart"/>
        <w:r w:rsidRPr="00517CCD">
          <w:t>subset(</w:t>
        </w:r>
        <w:proofErr w:type="gramEnd"/>
        <w:r w:rsidRPr="00517CCD">
          <w:t xml:space="preserve">management, </w:t>
        </w:r>
        <w:proofErr w:type="spellStart"/>
        <w:r w:rsidRPr="00517CCD">
          <w:t>dwellingType</w:t>
        </w:r>
        <w:proofErr w:type="spellEnd"/>
        <w:r w:rsidRPr="00517CCD">
          <w:t xml:space="preserve"> &lt; 3)</w:t>
        </w:r>
      </w:ins>
    </w:p>
    <w:p w14:paraId="655CE29E" w14:textId="77777777" w:rsidR="00517CCD" w:rsidRPr="00517CCD" w:rsidRDefault="00517CCD" w:rsidP="00517CCD">
      <w:pPr>
        <w:rPr>
          <w:ins w:id="844" w:author="Dimitri Saridakis (20083467)" w:date="2020-05-04T20:12:00Z"/>
        </w:rPr>
        <w:pPrChange w:id="845" w:author="Dimitri Saridakis (20083467)" w:date="2020-05-04T20:13:00Z">
          <w:pPr>
            <w:pStyle w:val="Heading1"/>
          </w:pPr>
        </w:pPrChange>
      </w:pPr>
    </w:p>
    <w:p w14:paraId="376EC401" w14:textId="77777777" w:rsidR="00517CCD" w:rsidRPr="00517CCD" w:rsidRDefault="00517CCD" w:rsidP="00517CCD">
      <w:pPr>
        <w:rPr>
          <w:ins w:id="846" w:author="Dimitri Saridakis (20083467)" w:date="2020-05-04T20:12:00Z"/>
        </w:rPr>
        <w:pPrChange w:id="847" w:author="Dimitri Saridakis (20083467)" w:date="2020-05-04T20:13:00Z">
          <w:pPr>
            <w:pStyle w:val="Heading1"/>
          </w:pPr>
        </w:pPrChange>
      </w:pPr>
      <w:ins w:id="848" w:author="Dimitri Saridakis (20083467)" w:date="2020-05-04T20:12:00Z">
        <w:r w:rsidRPr="00517CCD">
          <w:t xml:space="preserve">houseQ4 &lt;- </w:t>
        </w:r>
        <w:proofErr w:type="gramStart"/>
        <w:r w:rsidRPr="00517CCD">
          <w:t>subset(</w:t>
        </w:r>
        <w:proofErr w:type="gramEnd"/>
        <w:r w:rsidRPr="00517CCD">
          <w:t>dwellQ4, dwellQ4 == 1)</w:t>
        </w:r>
      </w:ins>
    </w:p>
    <w:p w14:paraId="2F6236D3" w14:textId="77777777" w:rsidR="00517CCD" w:rsidRPr="00517CCD" w:rsidRDefault="00517CCD" w:rsidP="00517CCD">
      <w:pPr>
        <w:rPr>
          <w:ins w:id="849" w:author="Dimitri Saridakis (20083467)" w:date="2020-05-04T20:12:00Z"/>
        </w:rPr>
        <w:pPrChange w:id="850" w:author="Dimitri Saridakis (20083467)" w:date="2020-05-04T20:13:00Z">
          <w:pPr>
            <w:pStyle w:val="Heading1"/>
          </w:pPr>
        </w:pPrChange>
      </w:pPr>
      <w:ins w:id="851" w:author="Dimitri Saridakis (20083467)" w:date="2020-05-04T20:12:00Z">
        <w:r w:rsidRPr="00517CCD">
          <w:t xml:space="preserve">apartmentQ4 &lt;- </w:t>
        </w:r>
        <w:proofErr w:type="gramStart"/>
        <w:r w:rsidRPr="00517CCD">
          <w:t>subset(</w:t>
        </w:r>
        <w:proofErr w:type="gramEnd"/>
        <w:r w:rsidRPr="00517CCD">
          <w:t>dwellQ4, dwellQ4 == 2)</w:t>
        </w:r>
      </w:ins>
    </w:p>
    <w:p w14:paraId="65DE1C09" w14:textId="77777777" w:rsidR="00517CCD" w:rsidRPr="00517CCD" w:rsidRDefault="00517CCD" w:rsidP="00517CCD">
      <w:pPr>
        <w:rPr>
          <w:ins w:id="852" w:author="Dimitri Saridakis (20083467)" w:date="2020-05-04T20:12:00Z"/>
        </w:rPr>
        <w:pPrChange w:id="853" w:author="Dimitri Saridakis (20083467)" w:date="2020-05-04T20:13:00Z">
          <w:pPr>
            <w:pStyle w:val="Heading1"/>
          </w:pPr>
        </w:pPrChange>
      </w:pPr>
    </w:p>
    <w:p w14:paraId="14E667E1" w14:textId="77777777" w:rsidR="00517CCD" w:rsidRPr="00517CCD" w:rsidRDefault="00517CCD" w:rsidP="00517CCD">
      <w:pPr>
        <w:rPr>
          <w:ins w:id="854" w:author="Dimitri Saridakis (20083467)" w:date="2020-05-04T20:12:00Z"/>
        </w:rPr>
        <w:pPrChange w:id="855" w:author="Dimitri Saridakis (20083467)" w:date="2020-05-04T20:13:00Z">
          <w:pPr>
            <w:pStyle w:val="Heading1"/>
          </w:pPr>
        </w:pPrChange>
      </w:pPr>
      <w:ins w:id="856" w:author="Dimitri Saridakis (20083467)" w:date="2020-05-04T20:12:00Z">
        <w:r w:rsidRPr="00517CCD">
          <w:t># to get summary stats</w:t>
        </w:r>
      </w:ins>
    </w:p>
    <w:p w14:paraId="662BD7B6" w14:textId="77777777" w:rsidR="00517CCD" w:rsidRPr="00517CCD" w:rsidRDefault="00517CCD" w:rsidP="00517CCD">
      <w:pPr>
        <w:rPr>
          <w:ins w:id="857" w:author="Dimitri Saridakis (20083467)" w:date="2020-05-04T20:12:00Z"/>
        </w:rPr>
        <w:pPrChange w:id="858" w:author="Dimitri Saridakis (20083467)" w:date="2020-05-04T20:13:00Z">
          <w:pPr>
            <w:pStyle w:val="Heading1"/>
          </w:pPr>
        </w:pPrChange>
      </w:pPr>
      <w:ins w:id="859" w:author="Dimitri Saridakis (20083467)" w:date="2020-05-04T20:12:00Z">
        <w:r w:rsidRPr="00517CCD">
          <w:t xml:space="preserve">table1Q4 &lt;- </w:t>
        </w:r>
        <w:proofErr w:type="gramStart"/>
        <w:r w:rsidRPr="00517CCD">
          <w:t>table(</w:t>
        </w:r>
        <w:proofErr w:type="gramEnd"/>
        <w:r w:rsidRPr="00517CCD">
          <w:t>dwellQ4, mgmtQ4)</w:t>
        </w:r>
      </w:ins>
    </w:p>
    <w:p w14:paraId="3AFF4B11" w14:textId="77777777" w:rsidR="00517CCD" w:rsidRPr="00517CCD" w:rsidRDefault="00517CCD" w:rsidP="00517CCD">
      <w:pPr>
        <w:rPr>
          <w:ins w:id="860" w:author="Dimitri Saridakis (20083467)" w:date="2020-05-04T20:12:00Z"/>
        </w:rPr>
        <w:pPrChange w:id="861" w:author="Dimitri Saridakis (20083467)" w:date="2020-05-04T20:13:00Z">
          <w:pPr>
            <w:pStyle w:val="Heading1"/>
          </w:pPr>
        </w:pPrChange>
      </w:pPr>
    </w:p>
    <w:p w14:paraId="6EEF9EDE" w14:textId="77777777" w:rsidR="00517CCD" w:rsidRPr="00517CCD" w:rsidRDefault="00517CCD" w:rsidP="00517CCD">
      <w:pPr>
        <w:rPr>
          <w:ins w:id="862" w:author="Dimitri Saridakis (20083467)" w:date="2020-05-04T20:12:00Z"/>
        </w:rPr>
        <w:pPrChange w:id="863" w:author="Dimitri Saridakis (20083467)" w:date="2020-05-04T20:13:00Z">
          <w:pPr>
            <w:pStyle w:val="Heading1"/>
          </w:pPr>
        </w:pPrChange>
      </w:pPr>
      <w:ins w:id="864" w:author="Dimitri Saridakis (20083467)" w:date="2020-05-04T20:12:00Z">
        <w:r w:rsidRPr="00517CCD">
          <w:t># to alter new tables row and column names</w:t>
        </w:r>
      </w:ins>
    </w:p>
    <w:p w14:paraId="79AEA6BA" w14:textId="77777777" w:rsidR="00517CCD" w:rsidRPr="00517CCD" w:rsidRDefault="00517CCD" w:rsidP="00517CCD">
      <w:pPr>
        <w:rPr>
          <w:ins w:id="865" w:author="Dimitri Saridakis (20083467)" w:date="2020-05-04T20:12:00Z"/>
        </w:rPr>
        <w:pPrChange w:id="866" w:author="Dimitri Saridakis (20083467)" w:date="2020-05-04T20:13:00Z">
          <w:pPr>
            <w:pStyle w:val="Heading1"/>
          </w:pPr>
        </w:pPrChange>
      </w:pPr>
      <w:proofErr w:type="spellStart"/>
      <w:ins w:id="867" w:author="Dimitri Saridakis (20083467)" w:date="2020-05-04T20:12:00Z">
        <w:r w:rsidRPr="00517CCD">
          <w:t>colnames</w:t>
        </w:r>
        <w:proofErr w:type="spellEnd"/>
        <w:r w:rsidRPr="00517CCD">
          <w:t xml:space="preserve">(table1Q4) = </w:t>
        </w:r>
        <w:proofErr w:type="gramStart"/>
        <w:r w:rsidRPr="00517CCD">
          <w:t>c(</w:t>
        </w:r>
        <w:proofErr w:type="gramEnd"/>
        <w:r w:rsidRPr="00517CCD">
          <w:t>"Managed", "Not Managed")</w:t>
        </w:r>
      </w:ins>
    </w:p>
    <w:p w14:paraId="3C3F25FB" w14:textId="77777777" w:rsidR="00517CCD" w:rsidRPr="00517CCD" w:rsidRDefault="00517CCD" w:rsidP="00517CCD">
      <w:pPr>
        <w:rPr>
          <w:ins w:id="868" w:author="Dimitri Saridakis (20083467)" w:date="2020-05-04T20:12:00Z"/>
        </w:rPr>
        <w:pPrChange w:id="869" w:author="Dimitri Saridakis (20083467)" w:date="2020-05-04T20:13:00Z">
          <w:pPr>
            <w:pStyle w:val="Heading1"/>
          </w:pPr>
        </w:pPrChange>
      </w:pPr>
      <w:proofErr w:type="spellStart"/>
      <w:ins w:id="870" w:author="Dimitri Saridakis (20083467)" w:date="2020-05-04T20:12:00Z">
        <w:r w:rsidRPr="00517CCD">
          <w:t>rownames</w:t>
        </w:r>
        <w:proofErr w:type="spellEnd"/>
        <w:r w:rsidRPr="00517CCD">
          <w:t xml:space="preserve">(table1Q4) = </w:t>
        </w:r>
        <w:proofErr w:type="gramStart"/>
        <w:r w:rsidRPr="00517CCD">
          <w:t>c(</w:t>
        </w:r>
        <w:proofErr w:type="gramEnd"/>
        <w:r w:rsidRPr="00517CCD">
          <w:t>"Houses", "Apartments")</w:t>
        </w:r>
      </w:ins>
    </w:p>
    <w:p w14:paraId="5DA0E420" w14:textId="77777777" w:rsidR="00517CCD" w:rsidRPr="00517CCD" w:rsidRDefault="00517CCD" w:rsidP="00517CCD">
      <w:pPr>
        <w:rPr>
          <w:ins w:id="871" w:author="Dimitri Saridakis (20083467)" w:date="2020-05-04T20:12:00Z"/>
        </w:rPr>
        <w:pPrChange w:id="872" w:author="Dimitri Saridakis (20083467)" w:date="2020-05-04T20:13:00Z">
          <w:pPr>
            <w:pStyle w:val="Heading1"/>
          </w:pPr>
        </w:pPrChange>
      </w:pPr>
    </w:p>
    <w:p w14:paraId="005C8695" w14:textId="77777777" w:rsidR="00517CCD" w:rsidRPr="00517CCD" w:rsidRDefault="00517CCD" w:rsidP="00517CCD">
      <w:pPr>
        <w:rPr>
          <w:ins w:id="873" w:author="Dimitri Saridakis (20083467)" w:date="2020-05-04T20:12:00Z"/>
        </w:rPr>
        <w:pPrChange w:id="874" w:author="Dimitri Saridakis (20083467)" w:date="2020-05-04T20:13:00Z">
          <w:pPr>
            <w:pStyle w:val="Heading1"/>
          </w:pPr>
        </w:pPrChange>
      </w:pPr>
    </w:p>
    <w:p w14:paraId="78A3A544" w14:textId="77777777" w:rsidR="00517CCD" w:rsidRPr="00517CCD" w:rsidRDefault="00517CCD" w:rsidP="00517CCD">
      <w:pPr>
        <w:rPr>
          <w:ins w:id="875" w:author="Dimitri Saridakis (20083467)" w:date="2020-05-04T20:12:00Z"/>
        </w:rPr>
        <w:pPrChange w:id="876" w:author="Dimitri Saridakis (20083467)" w:date="2020-05-04T20:13:00Z">
          <w:pPr>
            <w:pStyle w:val="Heading1"/>
          </w:pPr>
        </w:pPrChange>
      </w:pPr>
      <w:ins w:id="877" w:author="Dimitri Saridakis (20083467)" w:date="2020-05-04T20:12:00Z">
        <w:r w:rsidRPr="00517CCD">
          <w:t># to plot graph</w:t>
        </w:r>
      </w:ins>
    </w:p>
    <w:p w14:paraId="3908292D" w14:textId="77777777" w:rsidR="00517CCD" w:rsidRPr="00517CCD" w:rsidRDefault="00517CCD" w:rsidP="00517CCD">
      <w:pPr>
        <w:rPr>
          <w:ins w:id="878" w:author="Dimitri Saridakis (20083467)" w:date="2020-05-04T20:12:00Z"/>
        </w:rPr>
        <w:pPrChange w:id="879" w:author="Dimitri Saridakis (20083467)" w:date="2020-05-04T20:13:00Z">
          <w:pPr>
            <w:pStyle w:val="Heading1"/>
          </w:pPr>
        </w:pPrChange>
      </w:pPr>
      <w:proofErr w:type="gramStart"/>
      <w:ins w:id="880" w:author="Dimitri Saridakis (20083467)" w:date="2020-05-04T20:12:00Z">
        <w:r w:rsidRPr="00517CCD">
          <w:t>plot(</w:t>
        </w:r>
        <w:proofErr w:type="gramEnd"/>
        <w:r w:rsidRPr="00517CCD">
          <w:t>table1Q4, col=c("purple", "</w:t>
        </w:r>
        <w:proofErr w:type="spellStart"/>
        <w:r w:rsidRPr="00517CCD">
          <w:t>darkred</w:t>
        </w:r>
        <w:proofErr w:type="spellEnd"/>
        <w:r w:rsidRPr="00517CCD">
          <w:t xml:space="preserve">"), </w:t>
        </w:r>
        <w:proofErr w:type="spellStart"/>
        <w:r w:rsidRPr="00517CCD">
          <w:t>xlab</w:t>
        </w:r>
        <w:proofErr w:type="spellEnd"/>
        <w:r w:rsidRPr="00517CCD">
          <w:t xml:space="preserve">="Dwelling Type", </w:t>
        </w:r>
        <w:proofErr w:type="spellStart"/>
        <w:r w:rsidRPr="00517CCD">
          <w:t>ylab</w:t>
        </w:r>
        <w:proofErr w:type="spellEnd"/>
        <w:r w:rsidRPr="00517CCD">
          <w:t xml:space="preserve">="Not/Managed", main="Percentage of Houses and </w:t>
        </w:r>
        <w:proofErr w:type="spellStart"/>
        <w:r w:rsidRPr="00517CCD">
          <w:t>Aparments</w:t>
        </w:r>
        <w:proofErr w:type="spellEnd"/>
        <w:r w:rsidRPr="00517CCD">
          <w:t>\</w:t>
        </w:r>
        <w:proofErr w:type="spellStart"/>
        <w:r w:rsidRPr="00517CCD">
          <w:t>nManaged</w:t>
        </w:r>
        <w:proofErr w:type="spellEnd"/>
        <w:r w:rsidRPr="00517CCD">
          <w:t xml:space="preserve"> or Not")</w:t>
        </w:r>
      </w:ins>
    </w:p>
    <w:p w14:paraId="092074CC" w14:textId="77777777" w:rsidR="00517CCD" w:rsidRPr="00517CCD" w:rsidRDefault="00517CCD" w:rsidP="00517CCD">
      <w:pPr>
        <w:rPr>
          <w:ins w:id="881" w:author="Dimitri Saridakis (20083467)" w:date="2020-05-04T20:12:00Z"/>
        </w:rPr>
        <w:pPrChange w:id="882" w:author="Dimitri Saridakis (20083467)" w:date="2020-05-04T20:13:00Z">
          <w:pPr>
            <w:pStyle w:val="Heading1"/>
          </w:pPr>
        </w:pPrChange>
      </w:pPr>
    </w:p>
    <w:p w14:paraId="3D2D7A98" w14:textId="77777777" w:rsidR="00517CCD" w:rsidRPr="00517CCD" w:rsidRDefault="00517CCD" w:rsidP="00517CCD">
      <w:pPr>
        <w:rPr>
          <w:ins w:id="883" w:author="Dimitri Saridakis (20083467)" w:date="2020-05-04T20:12:00Z"/>
        </w:rPr>
        <w:pPrChange w:id="884" w:author="Dimitri Saridakis (20083467)" w:date="2020-05-04T20:13:00Z">
          <w:pPr>
            <w:pStyle w:val="Heading1"/>
          </w:pPr>
        </w:pPrChange>
      </w:pPr>
      <w:ins w:id="885" w:author="Dimitri Saridakis (20083467)" w:date="2020-05-04T20:12:00Z">
        <w:r w:rsidRPr="00517CCD">
          <w:t xml:space="preserve"># to carry out the chi </w:t>
        </w:r>
        <w:proofErr w:type="spellStart"/>
        <w:r w:rsidRPr="00517CCD">
          <w:t>sq</w:t>
        </w:r>
        <w:proofErr w:type="spellEnd"/>
        <w:r w:rsidRPr="00517CCD">
          <w:t xml:space="preserve"> test</w:t>
        </w:r>
      </w:ins>
    </w:p>
    <w:p w14:paraId="7DDA998E" w14:textId="0EEAE77B" w:rsidR="00517CCD" w:rsidRDefault="00517CCD" w:rsidP="00517CCD">
      <w:pPr>
        <w:rPr>
          <w:ins w:id="886" w:author="Dimitri Saridakis (20083467)" w:date="2020-05-04T20:16:00Z"/>
        </w:rPr>
      </w:pPr>
      <w:proofErr w:type="spellStart"/>
      <w:ins w:id="887" w:author="Dimitri Saridakis (20083467)" w:date="2020-05-04T20:12:00Z">
        <w:r w:rsidRPr="00517CCD">
          <w:t>chisq.</w:t>
        </w:r>
        <w:proofErr w:type="gramStart"/>
        <w:r w:rsidRPr="00517CCD">
          <w:t>test</w:t>
        </w:r>
        <w:proofErr w:type="spellEnd"/>
        <w:r w:rsidRPr="00517CCD">
          <w:t>(</w:t>
        </w:r>
        <w:proofErr w:type="gramEnd"/>
        <w:r w:rsidRPr="00517CCD">
          <w:t>dwellQ4, mgmtQ4)</w:t>
        </w:r>
      </w:ins>
    </w:p>
    <w:p w14:paraId="64BF013E" w14:textId="77777777" w:rsidR="00783E3F" w:rsidRPr="00517CCD" w:rsidRDefault="00783E3F" w:rsidP="00517CCD">
      <w:pPr>
        <w:rPr>
          <w:ins w:id="888" w:author="Dimitri Saridakis (20083467)" w:date="2020-05-04T20:12:00Z"/>
        </w:rPr>
        <w:pPrChange w:id="889" w:author="Dimitri Saridakis (20083467)" w:date="2020-05-04T20:13:00Z">
          <w:pPr>
            <w:pStyle w:val="Heading1"/>
          </w:pPr>
        </w:pPrChange>
      </w:pPr>
    </w:p>
    <w:p w14:paraId="3253C880" w14:textId="77777777" w:rsidR="00783E3F" w:rsidRPr="00517CCD" w:rsidRDefault="00783E3F" w:rsidP="00783E3F">
      <w:pPr>
        <w:rPr>
          <w:ins w:id="890" w:author="Dimitri Saridakis (20083467)" w:date="2020-05-04T20:16:00Z"/>
        </w:rPr>
      </w:pPr>
      <w:ins w:id="891" w:author="Dimitri Saridakis (20083467)" w:date="2020-05-04T20:16:00Z">
        <w:r w:rsidRPr="00517CCD">
          <w:t>-----------------------------------------------------------------------------------------------------------------------------</w:t>
        </w:r>
      </w:ins>
    </w:p>
    <w:p w14:paraId="669230C8" w14:textId="77777777" w:rsidR="00517CCD" w:rsidRPr="00517CCD" w:rsidRDefault="00517CCD" w:rsidP="000E51A4">
      <w:pPr>
        <w:pStyle w:val="Heading2"/>
        <w:rPr>
          <w:ins w:id="892" w:author="Dimitri Saridakis (20083467)" w:date="2020-05-04T20:12:00Z"/>
          <w:rFonts w:eastAsiaTheme="minorHAnsi"/>
        </w:rPr>
        <w:pPrChange w:id="893" w:author="Dimitri Saridakis (20083467)" w:date="2020-05-04T20:15:00Z">
          <w:pPr>
            <w:pStyle w:val="Heading1"/>
          </w:pPr>
        </w:pPrChange>
      </w:pPr>
      <w:bookmarkStart w:id="894" w:name="_Toc39524998"/>
      <w:ins w:id="895" w:author="Dimitri Saridakis (20083467)" w:date="2020-05-04T20:12:00Z">
        <w:r w:rsidRPr="00517CCD">
          <w:rPr>
            <w:rFonts w:eastAsiaTheme="minorHAnsi"/>
          </w:rPr>
          <w:t>#question5</w:t>
        </w:r>
        <w:bookmarkEnd w:id="894"/>
      </w:ins>
    </w:p>
    <w:p w14:paraId="196F8200" w14:textId="77777777" w:rsidR="00783E3F" w:rsidRPr="00517CCD" w:rsidRDefault="00783E3F" w:rsidP="00783E3F">
      <w:pPr>
        <w:rPr>
          <w:ins w:id="896" w:author="Dimitri Saridakis (20083467)" w:date="2020-05-04T20:16:00Z"/>
        </w:rPr>
      </w:pPr>
      <w:ins w:id="897" w:author="Dimitri Saridakis (20083467)" w:date="2020-05-04T20:16:00Z">
        <w:r w:rsidRPr="00517CCD">
          <w:t>-----------------------------------------------------------------------------------------------------------------------------</w:t>
        </w:r>
      </w:ins>
    </w:p>
    <w:p w14:paraId="1EB24A0A" w14:textId="77777777" w:rsidR="00517CCD" w:rsidRPr="00517CCD" w:rsidRDefault="00517CCD" w:rsidP="00517CCD">
      <w:pPr>
        <w:rPr>
          <w:ins w:id="898" w:author="Dimitri Saridakis (20083467)" w:date="2020-05-04T20:12:00Z"/>
        </w:rPr>
        <w:pPrChange w:id="899" w:author="Dimitri Saridakis (20083467)" w:date="2020-05-04T20:13:00Z">
          <w:pPr>
            <w:pStyle w:val="Heading1"/>
          </w:pPr>
        </w:pPrChange>
      </w:pPr>
      <w:ins w:id="900" w:author="Dimitri Saridakis (20083467)" w:date="2020-05-04T20:12:00Z">
        <w:r w:rsidRPr="00517CCD">
          <w:t xml:space="preserve"># to </w:t>
        </w:r>
        <w:proofErr w:type="spellStart"/>
        <w:r w:rsidRPr="00517CCD">
          <w:t>seperate</w:t>
        </w:r>
        <w:proofErr w:type="spellEnd"/>
        <w:r w:rsidRPr="00517CCD">
          <w:t xml:space="preserve"> 'others' from rent column</w:t>
        </w:r>
      </w:ins>
    </w:p>
    <w:p w14:paraId="38CF2046" w14:textId="77777777" w:rsidR="00517CCD" w:rsidRPr="00517CCD" w:rsidRDefault="00517CCD" w:rsidP="00517CCD">
      <w:pPr>
        <w:rPr>
          <w:ins w:id="901" w:author="Dimitri Saridakis (20083467)" w:date="2020-05-04T20:12:00Z"/>
        </w:rPr>
        <w:pPrChange w:id="902" w:author="Dimitri Saridakis (20083467)" w:date="2020-05-04T20:13:00Z">
          <w:pPr>
            <w:pStyle w:val="Heading1"/>
          </w:pPr>
        </w:pPrChange>
      </w:pPr>
      <w:ins w:id="903" w:author="Dimitri Saridakis (20083467)" w:date="2020-05-04T20:12:00Z">
        <w:r w:rsidRPr="00517CCD">
          <w:t xml:space="preserve">rentTypeQ5 &lt;- </w:t>
        </w:r>
        <w:proofErr w:type="gramStart"/>
        <w:r w:rsidRPr="00517CCD">
          <w:t>subset(</w:t>
        </w:r>
        <w:proofErr w:type="gramEnd"/>
        <w:r w:rsidRPr="00517CCD">
          <w:t xml:space="preserve">rent, </w:t>
        </w:r>
        <w:proofErr w:type="spellStart"/>
        <w:r w:rsidRPr="00517CCD">
          <w:t>occupentType</w:t>
        </w:r>
        <w:proofErr w:type="spellEnd"/>
        <w:r w:rsidRPr="00517CCD">
          <w:t xml:space="preserve"> != 4)</w:t>
        </w:r>
      </w:ins>
    </w:p>
    <w:p w14:paraId="7D15F192" w14:textId="77777777" w:rsidR="00517CCD" w:rsidRPr="00517CCD" w:rsidRDefault="00517CCD" w:rsidP="00517CCD">
      <w:pPr>
        <w:rPr>
          <w:ins w:id="904" w:author="Dimitri Saridakis (20083467)" w:date="2020-05-04T20:12:00Z"/>
        </w:rPr>
        <w:pPrChange w:id="905" w:author="Dimitri Saridakis (20083467)" w:date="2020-05-04T20:13:00Z">
          <w:pPr>
            <w:pStyle w:val="Heading1"/>
          </w:pPr>
        </w:pPrChange>
      </w:pPr>
    </w:p>
    <w:p w14:paraId="4DE16D91" w14:textId="77777777" w:rsidR="00517CCD" w:rsidRPr="00517CCD" w:rsidRDefault="00517CCD" w:rsidP="00517CCD">
      <w:pPr>
        <w:rPr>
          <w:ins w:id="906" w:author="Dimitri Saridakis (20083467)" w:date="2020-05-04T20:12:00Z"/>
        </w:rPr>
        <w:pPrChange w:id="907" w:author="Dimitri Saridakis (20083467)" w:date="2020-05-04T20:13:00Z">
          <w:pPr>
            <w:pStyle w:val="Heading1"/>
          </w:pPr>
        </w:pPrChange>
      </w:pPr>
      <w:ins w:id="908" w:author="Dimitri Saridakis (20083467)" w:date="2020-05-04T20:12:00Z">
        <w:r w:rsidRPr="00517CCD">
          <w:t>#</w:t>
        </w:r>
        <w:proofErr w:type="spellStart"/>
        <w:r w:rsidRPr="00517CCD">
          <w:t>seperate</w:t>
        </w:r>
        <w:proofErr w:type="spellEnd"/>
        <w:r w:rsidRPr="00517CCD">
          <w:t xml:space="preserve"> 'others' </w:t>
        </w:r>
        <w:proofErr w:type="spellStart"/>
        <w:r w:rsidRPr="00517CCD">
          <w:t>fromt</w:t>
        </w:r>
        <w:proofErr w:type="spellEnd"/>
        <w:r w:rsidRPr="00517CCD">
          <w:t xml:space="preserve"> </w:t>
        </w:r>
        <w:proofErr w:type="spellStart"/>
        <w:r w:rsidRPr="00517CCD">
          <w:t>occupent</w:t>
        </w:r>
        <w:proofErr w:type="spellEnd"/>
        <w:r w:rsidRPr="00517CCD">
          <w:t xml:space="preserve"> col</w:t>
        </w:r>
      </w:ins>
    </w:p>
    <w:p w14:paraId="5C353382" w14:textId="77777777" w:rsidR="00517CCD" w:rsidRPr="00517CCD" w:rsidRDefault="00517CCD" w:rsidP="00517CCD">
      <w:pPr>
        <w:rPr>
          <w:ins w:id="909" w:author="Dimitri Saridakis (20083467)" w:date="2020-05-04T20:12:00Z"/>
        </w:rPr>
        <w:pPrChange w:id="910" w:author="Dimitri Saridakis (20083467)" w:date="2020-05-04T20:13:00Z">
          <w:pPr>
            <w:pStyle w:val="Heading1"/>
          </w:pPr>
        </w:pPrChange>
      </w:pPr>
      <w:ins w:id="911" w:author="Dimitri Saridakis (20083467)" w:date="2020-05-04T20:12:00Z">
        <w:r w:rsidRPr="00517CCD">
          <w:t xml:space="preserve">occTypeQ5 &lt;- </w:t>
        </w:r>
        <w:proofErr w:type="gramStart"/>
        <w:r w:rsidRPr="00517CCD">
          <w:t>subset(</w:t>
        </w:r>
        <w:proofErr w:type="spellStart"/>
        <w:proofErr w:type="gramEnd"/>
        <w:r w:rsidRPr="00517CCD">
          <w:t>occupentType</w:t>
        </w:r>
        <w:proofErr w:type="spellEnd"/>
        <w:r w:rsidRPr="00517CCD">
          <w:t xml:space="preserve">, </w:t>
        </w:r>
        <w:proofErr w:type="spellStart"/>
        <w:r w:rsidRPr="00517CCD">
          <w:t>occupentType</w:t>
        </w:r>
        <w:proofErr w:type="spellEnd"/>
        <w:r w:rsidRPr="00517CCD">
          <w:t xml:space="preserve"> &lt; 4)</w:t>
        </w:r>
      </w:ins>
    </w:p>
    <w:p w14:paraId="0005E848" w14:textId="77777777" w:rsidR="00517CCD" w:rsidRPr="00517CCD" w:rsidRDefault="00517CCD" w:rsidP="00517CCD">
      <w:pPr>
        <w:rPr>
          <w:ins w:id="912" w:author="Dimitri Saridakis (20083467)" w:date="2020-05-04T20:12:00Z"/>
        </w:rPr>
        <w:pPrChange w:id="913" w:author="Dimitri Saridakis (20083467)" w:date="2020-05-04T20:13:00Z">
          <w:pPr>
            <w:pStyle w:val="Heading1"/>
          </w:pPr>
        </w:pPrChange>
      </w:pPr>
    </w:p>
    <w:p w14:paraId="7DACD4C4" w14:textId="77777777" w:rsidR="00517CCD" w:rsidRPr="00517CCD" w:rsidRDefault="00517CCD" w:rsidP="00517CCD">
      <w:pPr>
        <w:rPr>
          <w:ins w:id="914" w:author="Dimitri Saridakis (20083467)" w:date="2020-05-04T20:12:00Z"/>
        </w:rPr>
        <w:pPrChange w:id="915" w:author="Dimitri Saridakis (20083467)" w:date="2020-05-04T20:13:00Z">
          <w:pPr>
            <w:pStyle w:val="Heading1"/>
          </w:pPr>
        </w:pPrChange>
      </w:pPr>
      <w:ins w:id="916" w:author="Dimitri Saridakis (20083467)" w:date="2020-05-04T20:12:00Z">
        <w:r w:rsidRPr="00517CCD">
          <w:t># subset rent paid based on occupancy type</w:t>
        </w:r>
      </w:ins>
    </w:p>
    <w:p w14:paraId="6A6B4F66" w14:textId="77777777" w:rsidR="00517CCD" w:rsidRPr="00517CCD" w:rsidRDefault="00517CCD" w:rsidP="00517CCD">
      <w:pPr>
        <w:rPr>
          <w:ins w:id="917" w:author="Dimitri Saridakis (20083467)" w:date="2020-05-04T20:12:00Z"/>
        </w:rPr>
        <w:pPrChange w:id="918" w:author="Dimitri Saridakis (20083467)" w:date="2020-05-04T20:13:00Z">
          <w:pPr>
            <w:pStyle w:val="Heading1"/>
          </w:pPr>
        </w:pPrChange>
      </w:pPr>
      <w:ins w:id="919" w:author="Dimitri Saridakis (20083467)" w:date="2020-05-04T20:12:00Z">
        <w:r w:rsidRPr="00517CCD">
          <w:t xml:space="preserve">familyRentQ5 &lt;- </w:t>
        </w:r>
        <w:proofErr w:type="gramStart"/>
        <w:r w:rsidRPr="00517CCD">
          <w:t>subset(</w:t>
        </w:r>
        <w:proofErr w:type="spellStart"/>
        <w:proofErr w:type="gramEnd"/>
        <w:r w:rsidRPr="00517CCD">
          <w:t>rent,occupentType</w:t>
        </w:r>
        <w:proofErr w:type="spellEnd"/>
        <w:r w:rsidRPr="00517CCD">
          <w:t xml:space="preserve"> ==1)</w:t>
        </w:r>
      </w:ins>
    </w:p>
    <w:p w14:paraId="31D1EEEC" w14:textId="77777777" w:rsidR="00517CCD" w:rsidRPr="00517CCD" w:rsidRDefault="00517CCD" w:rsidP="00517CCD">
      <w:pPr>
        <w:rPr>
          <w:ins w:id="920" w:author="Dimitri Saridakis (20083467)" w:date="2020-05-04T20:12:00Z"/>
        </w:rPr>
        <w:pPrChange w:id="921" w:author="Dimitri Saridakis (20083467)" w:date="2020-05-04T20:13:00Z">
          <w:pPr>
            <w:pStyle w:val="Heading1"/>
          </w:pPr>
        </w:pPrChange>
      </w:pPr>
      <w:ins w:id="922" w:author="Dimitri Saridakis (20083467)" w:date="2020-05-04T20:12:00Z">
        <w:r w:rsidRPr="00517CCD">
          <w:t xml:space="preserve">houseShareRentQ5 &lt;- </w:t>
        </w:r>
        <w:proofErr w:type="gramStart"/>
        <w:r w:rsidRPr="00517CCD">
          <w:t>subset(</w:t>
        </w:r>
        <w:proofErr w:type="spellStart"/>
        <w:proofErr w:type="gramEnd"/>
        <w:r w:rsidRPr="00517CCD">
          <w:t>rent,occupentType</w:t>
        </w:r>
        <w:proofErr w:type="spellEnd"/>
        <w:r w:rsidRPr="00517CCD">
          <w:t xml:space="preserve"> ==2)</w:t>
        </w:r>
      </w:ins>
    </w:p>
    <w:p w14:paraId="5DC798AB" w14:textId="77777777" w:rsidR="00517CCD" w:rsidRPr="00517CCD" w:rsidRDefault="00517CCD" w:rsidP="00517CCD">
      <w:pPr>
        <w:rPr>
          <w:ins w:id="923" w:author="Dimitri Saridakis (20083467)" w:date="2020-05-04T20:12:00Z"/>
        </w:rPr>
        <w:pPrChange w:id="924" w:author="Dimitri Saridakis (20083467)" w:date="2020-05-04T20:13:00Z">
          <w:pPr>
            <w:pStyle w:val="Heading1"/>
          </w:pPr>
        </w:pPrChange>
      </w:pPr>
      <w:ins w:id="925" w:author="Dimitri Saridakis (20083467)" w:date="2020-05-04T20:12:00Z">
        <w:r w:rsidRPr="00517CCD">
          <w:t xml:space="preserve">singleOccRentQ5 &lt;- </w:t>
        </w:r>
        <w:proofErr w:type="gramStart"/>
        <w:r w:rsidRPr="00517CCD">
          <w:t>subset(</w:t>
        </w:r>
        <w:proofErr w:type="spellStart"/>
        <w:proofErr w:type="gramEnd"/>
        <w:r w:rsidRPr="00517CCD">
          <w:t>rent,occupentType</w:t>
        </w:r>
        <w:proofErr w:type="spellEnd"/>
        <w:r w:rsidRPr="00517CCD">
          <w:t xml:space="preserve"> ==3)</w:t>
        </w:r>
      </w:ins>
    </w:p>
    <w:p w14:paraId="4D38B628" w14:textId="77777777" w:rsidR="00517CCD" w:rsidRPr="00517CCD" w:rsidRDefault="00517CCD" w:rsidP="00517CCD">
      <w:pPr>
        <w:rPr>
          <w:ins w:id="926" w:author="Dimitri Saridakis (20083467)" w:date="2020-05-04T20:12:00Z"/>
        </w:rPr>
        <w:pPrChange w:id="927" w:author="Dimitri Saridakis (20083467)" w:date="2020-05-04T20:13:00Z">
          <w:pPr>
            <w:pStyle w:val="Heading1"/>
          </w:pPr>
        </w:pPrChange>
      </w:pPr>
    </w:p>
    <w:p w14:paraId="13B0F4CD" w14:textId="77777777" w:rsidR="00517CCD" w:rsidRPr="00517CCD" w:rsidRDefault="00517CCD" w:rsidP="00517CCD">
      <w:pPr>
        <w:rPr>
          <w:ins w:id="928" w:author="Dimitri Saridakis (20083467)" w:date="2020-05-04T20:12:00Z"/>
        </w:rPr>
        <w:pPrChange w:id="929" w:author="Dimitri Saridakis (20083467)" w:date="2020-05-04T20:13:00Z">
          <w:pPr>
            <w:pStyle w:val="Heading1"/>
          </w:pPr>
        </w:pPrChange>
      </w:pPr>
      <w:ins w:id="930" w:author="Dimitri Saridakis (20083467)" w:date="2020-05-04T20:12:00Z">
        <w:r w:rsidRPr="00517CCD">
          <w:t># create var for use in box plot</w:t>
        </w:r>
      </w:ins>
    </w:p>
    <w:p w14:paraId="06AC0EE7" w14:textId="77777777" w:rsidR="00517CCD" w:rsidRPr="00517CCD" w:rsidRDefault="00517CCD" w:rsidP="00517CCD">
      <w:pPr>
        <w:rPr>
          <w:ins w:id="931" w:author="Dimitri Saridakis (20083467)" w:date="2020-05-04T20:12:00Z"/>
        </w:rPr>
        <w:pPrChange w:id="932" w:author="Dimitri Saridakis (20083467)" w:date="2020-05-04T20:13:00Z">
          <w:pPr>
            <w:pStyle w:val="Heading1"/>
          </w:pPr>
        </w:pPrChange>
      </w:pPr>
      <w:ins w:id="933" w:author="Dimitri Saridakis (20083467)" w:date="2020-05-04T20:12:00Z">
        <w:r w:rsidRPr="00517CCD">
          <w:t>names &lt;- c(rep("</w:t>
        </w:r>
        <w:proofErr w:type="spellStart"/>
        <w:r w:rsidRPr="00517CCD">
          <w:t>Family</w:t>
        </w:r>
        <w:proofErr w:type="gramStart"/>
        <w:r w:rsidRPr="00517CCD">
          <w:t>",length</w:t>
        </w:r>
        <w:proofErr w:type="spellEnd"/>
        <w:proofErr w:type="gramEnd"/>
        <w:r w:rsidRPr="00517CCD">
          <w:t xml:space="preserve">(familyRentQ5)), rep("House Share", length(houseShareRentQ5)), rep("Single </w:t>
        </w:r>
        <w:proofErr w:type="spellStart"/>
        <w:r w:rsidRPr="00517CCD">
          <w:t>Occupent</w:t>
        </w:r>
        <w:proofErr w:type="spellEnd"/>
        <w:r w:rsidRPr="00517CCD">
          <w:t>", length(singleOccRentQ5 )))</w:t>
        </w:r>
      </w:ins>
    </w:p>
    <w:p w14:paraId="11C470C3" w14:textId="77777777" w:rsidR="00517CCD" w:rsidRPr="00517CCD" w:rsidRDefault="00517CCD" w:rsidP="00517CCD">
      <w:pPr>
        <w:rPr>
          <w:ins w:id="934" w:author="Dimitri Saridakis (20083467)" w:date="2020-05-04T20:12:00Z"/>
        </w:rPr>
        <w:pPrChange w:id="935" w:author="Dimitri Saridakis (20083467)" w:date="2020-05-04T20:13:00Z">
          <w:pPr>
            <w:pStyle w:val="Heading1"/>
          </w:pPr>
        </w:pPrChange>
      </w:pPr>
    </w:p>
    <w:p w14:paraId="3826AF33" w14:textId="77777777" w:rsidR="00517CCD" w:rsidRPr="00517CCD" w:rsidRDefault="00517CCD" w:rsidP="00517CCD">
      <w:pPr>
        <w:rPr>
          <w:ins w:id="936" w:author="Dimitri Saridakis (20083467)" w:date="2020-05-04T20:12:00Z"/>
        </w:rPr>
        <w:pPrChange w:id="937" w:author="Dimitri Saridakis (20083467)" w:date="2020-05-04T20:13:00Z">
          <w:pPr>
            <w:pStyle w:val="Heading1"/>
          </w:pPr>
        </w:pPrChange>
      </w:pPr>
      <w:ins w:id="938" w:author="Dimitri Saridakis (20083467)" w:date="2020-05-04T20:12:00Z">
        <w:r w:rsidRPr="00517CCD">
          <w:t>#create var for values for boxplot</w:t>
        </w:r>
      </w:ins>
    </w:p>
    <w:p w14:paraId="3F1C0082" w14:textId="77777777" w:rsidR="00517CCD" w:rsidRPr="00517CCD" w:rsidRDefault="00517CCD" w:rsidP="00517CCD">
      <w:pPr>
        <w:rPr>
          <w:ins w:id="939" w:author="Dimitri Saridakis (20083467)" w:date="2020-05-04T20:12:00Z"/>
        </w:rPr>
        <w:pPrChange w:id="940" w:author="Dimitri Saridakis (20083467)" w:date="2020-05-04T20:13:00Z">
          <w:pPr>
            <w:pStyle w:val="Heading1"/>
          </w:pPr>
        </w:pPrChange>
      </w:pPr>
      <w:ins w:id="941" w:author="Dimitri Saridakis (20083467)" w:date="2020-05-04T20:12:00Z">
        <w:r w:rsidRPr="00517CCD">
          <w:t xml:space="preserve">values &lt;- </w:t>
        </w:r>
        <w:proofErr w:type="gramStart"/>
        <w:r w:rsidRPr="00517CCD">
          <w:t>c(</w:t>
        </w:r>
        <w:proofErr w:type="gramEnd"/>
        <w:r w:rsidRPr="00517CCD">
          <w:t>sample(familyRentQ5, replace=T), sample(houseShareRentQ5, replace=T), sample(singleOccRentQ5, replace=T))</w:t>
        </w:r>
      </w:ins>
    </w:p>
    <w:p w14:paraId="304C51EB" w14:textId="77777777" w:rsidR="00517CCD" w:rsidRPr="00517CCD" w:rsidRDefault="00517CCD" w:rsidP="00517CCD">
      <w:pPr>
        <w:rPr>
          <w:ins w:id="942" w:author="Dimitri Saridakis (20083467)" w:date="2020-05-04T20:12:00Z"/>
        </w:rPr>
        <w:pPrChange w:id="943" w:author="Dimitri Saridakis (20083467)" w:date="2020-05-04T20:13:00Z">
          <w:pPr>
            <w:pStyle w:val="Heading1"/>
          </w:pPr>
        </w:pPrChange>
      </w:pPr>
    </w:p>
    <w:p w14:paraId="7AEF8447" w14:textId="77777777" w:rsidR="00517CCD" w:rsidRPr="00517CCD" w:rsidRDefault="00517CCD" w:rsidP="00517CCD">
      <w:pPr>
        <w:rPr>
          <w:ins w:id="944" w:author="Dimitri Saridakis (20083467)" w:date="2020-05-04T20:12:00Z"/>
        </w:rPr>
        <w:pPrChange w:id="945" w:author="Dimitri Saridakis (20083467)" w:date="2020-05-04T20:13:00Z">
          <w:pPr>
            <w:pStyle w:val="Heading1"/>
          </w:pPr>
        </w:pPrChange>
      </w:pPr>
      <w:ins w:id="946" w:author="Dimitri Saridakis (20083467)" w:date="2020-05-04T20:12:00Z">
        <w:r w:rsidRPr="00517CCD">
          <w:t># data frame for boxplot</w:t>
        </w:r>
      </w:ins>
    </w:p>
    <w:p w14:paraId="51B284D0" w14:textId="77777777" w:rsidR="00517CCD" w:rsidRPr="00517CCD" w:rsidRDefault="00517CCD" w:rsidP="00517CCD">
      <w:pPr>
        <w:rPr>
          <w:ins w:id="947" w:author="Dimitri Saridakis (20083467)" w:date="2020-05-04T20:12:00Z"/>
        </w:rPr>
        <w:pPrChange w:id="948" w:author="Dimitri Saridakis (20083467)" w:date="2020-05-04T20:13:00Z">
          <w:pPr>
            <w:pStyle w:val="Heading1"/>
          </w:pPr>
        </w:pPrChange>
      </w:pPr>
      <w:ins w:id="949" w:author="Dimitri Saridakis (20083467)" w:date="2020-05-04T20:12:00Z">
        <w:r w:rsidRPr="00517CCD">
          <w:t xml:space="preserve">dfQ5 &lt;- </w:t>
        </w:r>
        <w:proofErr w:type="spellStart"/>
        <w:proofErr w:type="gramStart"/>
        <w:r w:rsidRPr="00517CCD">
          <w:t>data.frame</w:t>
        </w:r>
        <w:proofErr w:type="spellEnd"/>
        <w:proofErr w:type="gramEnd"/>
        <w:r w:rsidRPr="00517CCD">
          <w:t>(</w:t>
        </w:r>
        <w:proofErr w:type="spellStart"/>
        <w:r w:rsidRPr="00517CCD">
          <w:t>names,values</w:t>
        </w:r>
        <w:proofErr w:type="spellEnd"/>
        <w:r w:rsidRPr="00517CCD">
          <w:t>)</w:t>
        </w:r>
      </w:ins>
    </w:p>
    <w:p w14:paraId="489E047E" w14:textId="77777777" w:rsidR="00517CCD" w:rsidRPr="00517CCD" w:rsidRDefault="00517CCD" w:rsidP="00517CCD">
      <w:pPr>
        <w:rPr>
          <w:ins w:id="950" w:author="Dimitri Saridakis (20083467)" w:date="2020-05-04T20:12:00Z"/>
        </w:rPr>
        <w:pPrChange w:id="951" w:author="Dimitri Saridakis (20083467)" w:date="2020-05-04T20:13:00Z">
          <w:pPr>
            <w:pStyle w:val="Heading1"/>
          </w:pPr>
        </w:pPrChange>
      </w:pPr>
    </w:p>
    <w:p w14:paraId="711F22F2" w14:textId="77777777" w:rsidR="00517CCD" w:rsidRPr="00517CCD" w:rsidRDefault="00517CCD" w:rsidP="00517CCD">
      <w:pPr>
        <w:rPr>
          <w:ins w:id="952" w:author="Dimitri Saridakis (20083467)" w:date="2020-05-04T20:12:00Z"/>
        </w:rPr>
        <w:pPrChange w:id="953" w:author="Dimitri Saridakis (20083467)" w:date="2020-05-04T20:13:00Z">
          <w:pPr>
            <w:pStyle w:val="Heading1"/>
          </w:pPr>
        </w:pPrChange>
      </w:pPr>
      <w:ins w:id="954" w:author="Dimitri Saridakis (20083467)" w:date="2020-05-04T20:12:00Z">
        <w:r w:rsidRPr="00517CCD">
          <w:t># calculate proportion for width of boxplot in relation to sample size</w:t>
        </w:r>
      </w:ins>
    </w:p>
    <w:p w14:paraId="528CA190" w14:textId="77777777" w:rsidR="00517CCD" w:rsidRPr="00517CCD" w:rsidRDefault="00517CCD" w:rsidP="00517CCD">
      <w:pPr>
        <w:rPr>
          <w:ins w:id="955" w:author="Dimitri Saridakis (20083467)" w:date="2020-05-04T20:12:00Z"/>
        </w:rPr>
        <w:pPrChange w:id="956" w:author="Dimitri Saridakis (20083467)" w:date="2020-05-04T20:13:00Z">
          <w:pPr>
            <w:pStyle w:val="Heading1"/>
          </w:pPr>
        </w:pPrChange>
      </w:pPr>
      <w:ins w:id="957" w:author="Dimitri Saridakis (20083467)" w:date="2020-05-04T20:12:00Z">
        <w:r w:rsidRPr="00517CCD">
          <w:t>propQ5 &lt;- table(dfQ5$names)/</w:t>
        </w:r>
        <w:proofErr w:type="spellStart"/>
        <w:r w:rsidRPr="00517CCD">
          <w:t>nrow</w:t>
        </w:r>
        <w:proofErr w:type="spellEnd"/>
        <w:r w:rsidRPr="00517CCD">
          <w:t>(dfQ5)</w:t>
        </w:r>
      </w:ins>
    </w:p>
    <w:p w14:paraId="781EF0B1" w14:textId="77777777" w:rsidR="00517CCD" w:rsidRPr="00517CCD" w:rsidRDefault="00517CCD" w:rsidP="00517CCD">
      <w:pPr>
        <w:rPr>
          <w:ins w:id="958" w:author="Dimitri Saridakis (20083467)" w:date="2020-05-04T20:12:00Z"/>
        </w:rPr>
        <w:pPrChange w:id="959" w:author="Dimitri Saridakis (20083467)" w:date="2020-05-04T20:13:00Z">
          <w:pPr>
            <w:pStyle w:val="Heading1"/>
          </w:pPr>
        </w:pPrChange>
      </w:pPr>
    </w:p>
    <w:p w14:paraId="5604BF45" w14:textId="77777777" w:rsidR="00517CCD" w:rsidRPr="00517CCD" w:rsidRDefault="00517CCD" w:rsidP="00517CCD">
      <w:pPr>
        <w:rPr>
          <w:ins w:id="960" w:author="Dimitri Saridakis (20083467)" w:date="2020-05-04T20:12:00Z"/>
        </w:rPr>
        <w:pPrChange w:id="961" w:author="Dimitri Saridakis (20083467)" w:date="2020-05-04T20:13:00Z">
          <w:pPr>
            <w:pStyle w:val="Heading1"/>
          </w:pPr>
        </w:pPrChange>
      </w:pPr>
      <w:ins w:id="962" w:author="Dimitri Saridakis (20083467)" w:date="2020-05-04T20:12:00Z">
        <w:r w:rsidRPr="00517CCD">
          <w:t># draw boxplot</w:t>
        </w:r>
      </w:ins>
    </w:p>
    <w:p w14:paraId="0F2A9568" w14:textId="77777777" w:rsidR="00517CCD" w:rsidRPr="00517CCD" w:rsidRDefault="00517CCD" w:rsidP="00517CCD">
      <w:pPr>
        <w:rPr>
          <w:ins w:id="963" w:author="Dimitri Saridakis (20083467)" w:date="2020-05-04T20:12:00Z"/>
        </w:rPr>
        <w:pPrChange w:id="964" w:author="Dimitri Saridakis (20083467)" w:date="2020-05-04T20:13:00Z">
          <w:pPr>
            <w:pStyle w:val="Heading1"/>
          </w:pPr>
        </w:pPrChange>
      </w:pPr>
      <w:ins w:id="965" w:author="Dimitri Saridakis (20083467)" w:date="2020-05-04T20:12:00Z">
        <w:r w:rsidRPr="00517CCD">
          <w:t xml:space="preserve"> boxplot(dfQ5$value ~ dfQ5$names , width=propQ5, col=c("orange", "</w:t>
        </w:r>
        <w:proofErr w:type="spellStart"/>
        <w:r w:rsidRPr="00517CCD">
          <w:t>darkorchid</w:t>
        </w:r>
        <w:proofErr w:type="spellEnd"/>
        <w:r w:rsidRPr="00517CCD">
          <w:t xml:space="preserve">", "dodgerblue3"), </w:t>
        </w:r>
        <w:proofErr w:type="spellStart"/>
        <w:r w:rsidRPr="00517CCD">
          <w:t>ylab</w:t>
        </w:r>
        <w:proofErr w:type="spellEnd"/>
        <w:r w:rsidRPr="00517CCD">
          <w:t xml:space="preserve">="Occupant Type", </w:t>
        </w:r>
        <w:proofErr w:type="spellStart"/>
        <w:r w:rsidRPr="00517CCD">
          <w:t>xlab</w:t>
        </w:r>
        <w:proofErr w:type="spellEnd"/>
        <w:r w:rsidRPr="00517CCD">
          <w:t>="Rent Amount", horizontal=T, main="Occupancy Type: Rent\n (with variable box width proportionate to sample size)")</w:t>
        </w:r>
      </w:ins>
    </w:p>
    <w:p w14:paraId="6FB27A5D" w14:textId="77777777" w:rsidR="00517CCD" w:rsidRPr="00517CCD" w:rsidRDefault="00517CCD" w:rsidP="00517CCD">
      <w:pPr>
        <w:rPr>
          <w:ins w:id="966" w:author="Dimitri Saridakis (20083467)" w:date="2020-05-04T20:12:00Z"/>
        </w:rPr>
        <w:pPrChange w:id="967" w:author="Dimitri Saridakis (20083467)" w:date="2020-05-04T20:13:00Z">
          <w:pPr>
            <w:pStyle w:val="Heading1"/>
          </w:pPr>
        </w:pPrChange>
      </w:pPr>
    </w:p>
    <w:p w14:paraId="2D0D3BD8" w14:textId="77777777" w:rsidR="00517CCD" w:rsidRPr="00517CCD" w:rsidRDefault="00517CCD" w:rsidP="00517CCD">
      <w:pPr>
        <w:rPr>
          <w:ins w:id="968" w:author="Dimitri Saridakis (20083467)" w:date="2020-05-04T20:12:00Z"/>
        </w:rPr>
        <w:pPrChange w:id="969" w:author="Dimitri Saridakis (20083467)" w:date="2020-05-04T20:13:00Z">
          <w:pPr>
            <w:pStyle w:val="Heading1"/>
          </w:pPr>
        </w:pPrChange>
      </w:pPr>
      <w:ins w:id="970" w:author="Dimitri Saridakis (20083467)" w:date="2020-05-04T20:12:00Z">
        <w:r w:rsidRPr="00517CCD">
          <w:t># calculate the means</w:t>
        </w:r>
      </w:ins>
    </w:p>
    <w:p w14:paraId="6FBDA342" w14:textId="77777777" w:rsidR="00517CCD" w:rsidRPr="00517CCD" w:rsidRDefault="00517CCD" w:rsidP="00517CCD">
      <w:pPr>
        <w:rPr>
          <w:ins w:id="971" w:author="Dimitri Saridakis (20083467)" w:date="2020-05-04T20:12:00Z"/>
        </w:rPr>
        <w:pPrChange w:id="972" w:author="Dimitri Saridakis (20083467)" w:date="2020-05-04T20:13:00Z">
          <w:pPr>
            <w:pStyle w:val="Heading1"/>
          </w:pPr>
        </w:pPrChange>
      </w:pPr>
      <w:ins w:id="973" w:author="Dimitri Saridakis (20083467)" w:date="2020-05-04T20:12:00Z">
        <w:r w:rsidRPr="00517CCD">
          <w:t xml:space="preserve">familyMeanQ5 &lt;- </w:t>
        </w:r>
        <w:proofErr w:type="gramStart"/>
        <w:r w:rsidRPr="00517CCD">
          <w:t>mean(</w:t>
        </w:r>
        <w:proofErr w:type="gramEnd"/>
        <w:r w:rsidRPr="00517CCD">
          <w:t>subset(familyRentQ5, !(is.na(familyRentQ5))))</w:t>
        </w:r>
      </w:ins>
    </w:p>
    <w:p w14:paraId="592D1A5A" w14:textId="77777777" w:rsidR="00517CCD" w:rsidRPr="00517CCD" w:rsidRDefault="00517CCD" w:rsidP="00517CCD">
      <w:pPr>
        <w:rPr>
          <w:ins w:id="974" w:author="Dimitri Saridakis (20083467)" w:date="2020-05-04T20:12:00Z"/>
        </w:rPr>
        <w:pPrChange w:id="975" w:author="Dimitri Saridakis (20083467)" w:date="2020-05-04T20:13:00Z">
          <w:pPr>
            <w:pStyle w:val="Heading1"/>
          </w:pPr>
        </w:pPrChange>
      </w:pPr>
    </w:p>
    <w:p w14:paraId="3258E6CE" w14:textId="77777777" w:rsidR="00517CCD" w:rsidRPr="00517CCD" w:rsidRDefault="00517CCD" w:rsidP="00517CCD">
      <w:pPr>
        <w:rPr>
          <w:ins w:id="976" w:author="Dimitri Saridakis (20083467)" w:date="2020-05-04T20:12:00Z"/>
        </w:rPr>
        <w:pPrChange w:id="977" w:author="Dimitri Saridakis (20083467)" w:date="2020-05-04T20:13:00Z">
          <w:pPr>
            <w:pStyle w:val="Heading1"/>
          </w:pPr>
        </w:pPrChange>
      </w:pPr>
      <w:ins w:id="978" w:author="Dimitri Saridakis (20083467)" w:date="2020-05-04T20:12:00Z">
        <w:r w:rsidRPr="00517CCD">
          <w:t># alternate mean</w:t>
        </w:r>
      </w:ins>
    </w:p>
    <w:p w14:paraId="179B4D32" w14:textId="77777777" w:rsidR="00517CCD" w:rsidRPr="00517CCD" w:rsidRDefault="00517CCD" w:rsidP="00517CCD">
      <w:pPr>
        <w:rPr>
          <w:ins w:id="979" w:author="Dimitri Saridakis (20083467)" w:date="2020-05-04T20:12:00Z"/>
        </w:rPr>
        <w:pPrChange w:id="980" w:author="Dimitri Saridakis (20083467)" w:date="2020-05-04T20:13:00Z">
          <w:pPr>
            <w:pStyle w:val="Heading1"/>
          </w:pPr>
        </w:pPrChange>
      </w:pPr>
      <w:proofErr w:type="spellStart"/>
      <w:proofErr w:type="gramStart"/>
      <w:ins w:id="981" w:author="Dimitri Saridakis (20083467)" w:date="2020-05-04T20:12:00Z">
        <w:r w:rsidRPr="00517CCD">
          <w:t>tapply</w:t>
        </w:r>
        <w:proofErr w:type="spellEnd"/>
        <w:r w:rsidRPr="00517CCD">
          <w:t>(</w:t>
        </w:r>
        <w:proofErr w:type="gramEnd"/>
        <w:r w:rsidRPr="00517CCD">
          <w:t>rentTypeQ5, occTypeQ5, mean, na.rm=T)</w:t>
        </w:r>
      </w:ins>
    </w:p>
    <w:p w14:paraId="3BED4145" w14:textId="77777777" w:rsidR="00517CCD" w:rsidRPr="00517CCD" w:rsidRDefault="00517CCD" w:rsidP="00517CCD">
      <w:pPr>
        <w:rPr>
          <w:ins w:id="982" w:author="Dimitri Saridakis (20083467)" w:date="2020-05-04T20:12:00Z"/>
        </w:rPr>
        <w:pPrChange w:id="983" w:author="Dimitri Saridakis (20083467)" w:date="2020-05-04T20:13:00Z">
          <w:pPr>
            <w:pStyle w:val="Heading1"/>
          </w:pPr>
        </w:pPrChange>
      </w:pPr>
    </w:p>
    <w:p w14:paraId="17EDC032" w14:textId="77777777" w:rsidR="00517CCD" w:rsidRPr="00517CCD" w:rsidRDefault="00517CCD" w:rsidP="00517CCD">
      <w:pPr>
        <w:rPr>
          <w:ins w:id="984" w:author="Dimitri Saridakis (20083467)" w:date="2020-05-04T20:12:00Z"/>
        </w:rPr>
        <w:pPrChange w:id="985" w:author="Dimitri Saridakis (20083467)" w:date="2020-05-04T20:13:00Z">
          <w:pPr>
            <w:pStyle w:val="Heading1"/>
          </w:pPr>
        </w:pPrChange>
      </w:pPr>
      <w:ins w:id="986" w:author="Dimitri Saridakis (20083467)" w:date="2020-05-04T20:12:00Z">
        <w:r w:rsidRPr="00517CCD">
          <w:t># calculate standard deviation</w:t>
        </w:r>
      </w:ins>
    </w:p>
    <w:p w14:paraId="16F3069F" w14:textId="77777777" w:rsidR="00517CCD" w:rsidRPr="00517CCD" w:rsidRDefault="00517CCD" w:rsidP="00517CCD">
      <w:pPr>
        <w:rPr>
          <w:ins w:id="987" w:author="Dimitri Saridakis (20083467)" w:date="2020-05-04T20:12:00Z"/>
        </w:rPr>
        <w:pPrChange w:id="988" w:author="Dimitri Saridakis (20083467)" w:date="2020-05-04T20:13:00Z">
          <w:pPr>
            <w:pStyle w:val="Heading1"/>
          </w:pPr>
        </w:pPrChange>
      </w:pPr>
      <w:proofErr w:type="spellStart"/>
      <w:proofErr w:type="gramStart"/>
      <w:ins w:id="989" w:author="Dimitri Saridakis (20083467)" w:date="2020-05-04T20:12:00Z">
        <w:r w:rsidRPr="00517CCD">
          <w:t>tapply</w:t>
        </w:r>
        <w:proofErr w:type="spellEnd"/>
        <w:r w:rsidRPr="00517CCD">
          <w:t>(</w:t>
        </w:r>
        <w:proofErr w:type="gramEnd"/>
        <w:r w:rsidRPr="00517CCD">
          <w:t>rentTypeQ5, occTypeQ5, na.rm=T)</w:t>
        </w:r>
      </w:ins>
    </w:p>
    <w:p w14:paraId="0451CE0B" w14:textId="77777777" w:rsidR="00517CCD" w:rsidRPr="00517CCD" w:rsidRDefault="00517CCD" w:rsidP="00517CCD">
      <w:pPr>
        <w:rPr>
          <w:ins w:id="990" w:author="Dimitri Saridakis (20083467)" w:date="2020-05-04T20:12:00Z"/>
        </w:rPr>
        <w:pPrChange w:id="991" w:author="Dimitri Saridakis (20083467)" w:date="2020-05-04T20:13:00Z">
          <w:pPr>
            <w:pStyle w:val="Heading1"/>
          </w:pPr>
        </w:pPrChange>
      </w:pPr>
    </w:p>
    <w:p w14:paraId="515A2C06" w14:textId="77777777" w:rsidR="00517CCD" w:rsidRPr="00517CCD" w:rsidRDefault="00517CCD" w:rsidP="00517CCD">
      <w:pPr>
        <w:rPr>
          <w:ins w:id="992" w:author="Dimitri Saridakis (20083467)" w:date="2020-05-04T20:12:00Z"/>
        </w:rPr>
        <w:pPrChange w:id="993" w:author="Dimitri Saridakis (20083467)" w:date="2020-05-04T20:13:00Z">
          <w:pPr>
            <w:pStyle w:val="Heading1"/>
          </w:pPr>
        </w:pPrChange>
      </w:pPr>
      <w:ins w:id="994" w:author="Dimitri Saridakis (20083467)" w:date="2020-05-04T20:12:00Z">
        <w:r w:rsidRPr="00517CCD">
          <w:t># calculate sample sizes</w:t>
        </w:r>
      </w:ins>
    </w:p>
    <w:p w14:paraId="0B57CC95" w14:textId="77777777" w:rsidR="00517CCD" w:rsidRPr="00517CCD" w:rsidRDefault="00517CCD" w:rsidP="00517CCD">
      <w:pPr>
        <w:rPr>
          <w:ins w:id="995" w:author="Dimitri Saridakis (20083467)" w:date="2020-05-04T20:12:00Z"/>
        </w:rPr>
        <w:pPrChange w:id="996" w:author="Dimitri Saridakis (20083467)" w:date="2020-05-04T20:13:00Z">
          <w:pPr>
            <w:pStyle w:val="Heading1"/>
          </w:pPr>
        </w:pPrChange>
      </w:pPr>
      <w:proofErr w:type="spellStart"/>
      <w:proofErr w:type="gramStart"/>
      <w:ins w:id="997" w:author="Dimitri Saridakis (20083467)" w:date="2020-05-04T20:12:00Z">
        <w:r w:rsidRPr="00517CCD">
          <w:t>tapply</w:t>
        </w:r>
        <w:proofErr w:type="spellEnd"/>
        <w:r w:rsidRPr="00517CCD">
          <w:t>(</w:t>
        </w:r>
        <w:proofErr w:type="gramEnd"/>
        <w:r w:rsidRPr="00517CCD">
          <w:t>rentTypeQ5, occTypeQ5, length)</w:t>
        </w:r>
      </w:ins>
    </w:p>
    <w:p w14:paraId="425020E8" w14:textId="77777777" w:rsidR="00517CCD" w:rsidRPr="00517CCD" w:rsidRDefault="00517CCD" w:rsidP="00517CCD">
      <w:pPr>
        <w:rPr>
          <w:ins w:id="998" w:author="Dimitri Saridakis (20083467)" w:date="2020-05-04T20:12:00Z"/>
        </w:rPr>
        <w:pPrChange w:id="999" w:author="Dimitri Saridakis (20083467)" w:date="2020-05-04T20:13:00Z">
          <w:pPr>
            <w:pStyle w:val="Heading1"/>
          </w:pPr>
        </w:pPrChange>
      </w:pPr>
    </w:p>
    <w:p w14:paraId="170B47A4" w14:textId="77777777" w:rsidR="00517CCD" w:rsidRPr="00517CCD" w:rsidRDefault="00517CCD" w:rsidP="00517CCD">
      <w:pPr>
        <w:rPr>
          <w:ins w:id="1000" w:author="Dimitri Saridakis (20083467)" w:date="2020-05-04T20:12:00Z"/>
        </w:rPr>
        <w:pPrChange w:id="1001" w:author="Dimitri Saridakis (20083467)" w:date="2020-05-04T20:13:00Z">
          <w:pPr>
            <w:pStyle w:val="Heading1"/>
          </w:pPr>
        </w:pPrChange>
      </w:pPr>
      <w:ins w:id="1002" w:author="Dimitri Saridakis (20083467)" w:date="2020-05-04T20:12:00Z">
        <w:r w:rsidRPr="00517CCD">
          <w:t xml:space="preserve">#  </w:t>
        </w:r>
        <w:proofErr w:type="spellStart"/>
        <w:r w:rsidRPr="00517CCD">
          <w:t>appying</w:t>
        </w:r>
        <w:proofErr w:type="spellEnd"/>
        <w:r w:rsidRPr="00517CCD">
          <w:t xml:space="preserve"> ANOVA test</w:t>
        </w:r>
      </w:ins>
    </w:p>
    <w:p w14:paraId="26C80C83" w14:textId="77777777" w:rsidR="00517CCD" w:rsidRPr="00517CCD" w:rsidRDefault="00517CCD" w:rsidP="00517CCD">
      <w:pPr>
        <w:rPr>
          <w:ins w:id="1003" w:author="Dimitri Saridakis (20083467)" w:date="2020-05-04T20:12:00Z"/>
        </w:rPr>
        <w:pPrChange w:id="1004" w:author="Dimitri Saridakis (20083467)" w:date="2020-05-04T20:13:00Z">
          <w:pPr>
            <w:pStyle w:val="Heading1"/>
          </w:pPr>
        </w:pPrChange>
      </w:pPr>
      <w:proofErr w:type="gramStart"/>
      <w:ins w:id="1005" w:author="Dimitri Saridakis (20083467)" w:date="2020-05-04T20:12:00Z">
        <w:r w:rsidRPr="00517CCD">
          <w:t>summary(</w:t>
        </w:r>
        <w:proofErr w:type="spellStart"/>
        <w:proofErr w:type="gramEnd"/>
        <w:r w:rsidRPr="00517CCD">
          <w:t>aov</w:t>
        </w:r>
        <w:proofErr w:type="spellEnd"/>
        <w:r w:rsidRPr="00517CCD">
          <w:t>(rentTypeQ5 ~ occTypeQ5)</w:t>
        </w:r>
      </w:ins>
    </w:p>
    <w:p w14:paraId="6394BE53" w14:textId="77777777" w:rsidR="00517CCD" w:rsidRPr="00517CCD" w:rsidRDefault="00517CCD" w:rsidP="00517CCD">
      <w:pPr>
        <w:rPr>
          <w:ins w:id="1006" w:author="Dimitri Saridakis (20083467)" w:date="2020-05-04T20:12:00Z"/>
        </w:rPr>
        <w:pPrChange w:id="1007" w:author="Dimitri Saridakis (20083467)" w:date="2020-05-04T20:13:00Z">
          <w:pPr>
            <w:pStyle w:val="Heading1"/>
          </w:pPr>
        </w:pPrChange>
      </w:pPr>
    </w:p>
    <w:p w14:paraId="5C5673F5" w14:textId="77777777" w:rsidR="00517CCD" w:rsidRPr="00517CCD" w:rsidRDefault="00517CCD" w:rsidP="00517CCD">
      <w:pPr>
        <w:rPr>
          <w:ins w:id="1008" w:author="Dimitri Saridakis (20083467)" w:date="2020-05-04T20:12:00Z"/>
        </w:rPr>
        <w:pPrChange w:id="1009" w:author="Dimitri Saridakis (20083467)" w:date="2020-05-04T20:13:00Z">
          <w:pPr>
            <w:pStyle w:val="Heading1"/>
          </w:pPr>
        </w:pPrChange>
      </w:pPr>
      <w:ins w:id="1010" w:author="Dimitri Saridakis (20083467)" w:date="2020-05-04T20:12:00Z">
        <w:r w:rsidRPr="00517CCD">
          <w:t xml:space="preserve"># </w:t>
        </w:r>
        <w:proofErr w:type="spellStart"/>
        <w:r w:rsidRPr="00517CCD">
          <w:t>organising</w:t>
        </w:r>
        <w:proofErr w:type="spellEnd"/>
        <w:r w:rsidRPr="00517CCD">
          <w:t xml:space="preserve"> data for Tukey test</w:t>
        </w:r>
      </w:ins>
    </w:p>
    <w:p w14:paraId="7BAB56DE" w14:textId="77777777" w:rsidR="00517CCD" w:rsidRPr="00517CCD" w:rsidRDefault="00517CCD" w:rsidP="00517CCD">
      <w:pPr>
        <w:rPr>
          <w:ins w:id="1011" w:author="Dimitri Saridakis (20083467)" w:date="2020-05-04T20:12:00Z"/>
        </w:rPr>
        <w:pPrChange w:id="1012" w:author="Dimitri Saridakis (20083467)" w:date="2020-05-04T20:13:00Z">
          <w:pPr>
            <w:pStyle w:val="Heading1"/>
          </w:pPr>
        </w:pPrChange>
      </w:pPr>
      <w:ins w:id="1013" w:author="Dimitri Saridakis (20083467)" w:date="2020-05-04T20:12:00Z">
        <w:r w:rsidRPr="00517CCD">
          <w:t xml:space="preserve">q5Rent &lt;- </w:t>
        </w:r>
        <w:proofErr w:type="spellStart"/>
        <w:proofErr w:type="gramStart"/>
        <w:r w:rsidRPr="00517CCD">
          <w:t>aov</w:t>
        </w:r>
        <w:proofErr w:type="spellEnd"/>
        <w:r w:rsidRPr="00517CCD">
          <w:t>(</w:t>
        </w:r>
        <w:proofErr w:type="gramEnd"/>
        <w:r w:rsidRPr="00517CCD">
          <w:t xml:space="preserve">rentTypeQ5 ~ </w:t>
        </w:r>
        <w:proofErr w:type="spellStart"/>
        <w:r w:rsidRPr="00517CCD">
          <w:t>as.factor</w:t>
        </w:r>
        <w:proofErr w:type="spellEnd"/>
        <w:r w:rsidRPr="00517CCD">
          <w:t>(occTypeQ5))</w:t>
        </w:r>
      </w:ins>
    </w:p>
    <w:p w14:paraId="77306CD2" w14:textId="77777777" w:rsidR="00517CCD" w:rsidRPr="00517CCD" w:rsidRDefault="00517CCD" w:rsidP="00517CCD">
      <w:pPr>
        <w:rPr>
          <w:ins w:id="1014" w:author="Dimitri Saridakis (20083467)" w:date="2020-05-04T20:12:00Z"/>
        </w:rPr>
        <w:pPrChange w:id="1015" w:author="Dimitri Saridakis (20083467)" w:date="2020-05-04T20:13:00Z">
          <w:pPr>
            <w:pStyle w:val="Heading1"/>
          </w:pPr>
        </w:pPrChange>
      </w:pPr>
    </w:p>
    <w:p w14:paraId="17CB9CF7" w14:textId="77777777" w:rsidR="00517CCD" w:rsidRPr="00517CCD" w:rsidRDefault="00517CCD" w:rsidP="00517CCD">
      <w:pPr>
        <w:rPr>
          <w:ins w:id="1016" w:author="Dimitri Saridakis (20083467)" w:date="2020-05-04T20:12:00Z"/>
        </w:rPr>
        <w:pPrChange w:id="1017" w:author="Dimitri Saridakis (20083467)" w:date="2020-05-04T20:13:00Z">
          <w:pPr>
            <w:pStyle w:val="Heading1"/>
          </w:pPr>
        </w:pPrChange>
      </w:pPr>
      <w:ins w:id="1018" w:author="Dimitri Saridakis (20083467)" w:date="2020-05-04T20:12:00Z">
        <w:r w:rsidRPr="00517CCD">
          <w:t># Tukey test</w:t>
        </w:r>
      </w:ins>
    </w:p>
    <w:p w14:paraId="79518020" w14:textId="77777777" w:rsidR="00517CCD" w:rsidRPr="00517CCD" w:rsidRDefault="00517CCD" w:rsidP="00517CCD">
      <w:pPr>
        <w:rPr>
          <w:ins w:id="1019" w:author="Dimitri Saridakis (20083467)" w:date="2020-05-04T20:12:00Z"/>
        </w:rPr>
        <w:pPrChange w:id="1020" w:author="Dimitri Saridakis (20083467)" w:date="2020-05-04T20:13:00Z">
          <w:pPr>
            <w:pStyle w:val="Heading1"/>
          </w:pPr>
        </w:pPrChange>
      </w:pPr>
      <w:proofErr w:type="spellStart"/>
      <w:ins w:id="1021" w:author="Dimitri Saridakis (20083467)" w:date="2020-05-04T20:12:00Z">
        <w:r w:rsidRPr="00517CCD">
          <w:t>TukeyHSD</w:t>
        </w:r>
        <w:proofErr w:type="spellEnd"/>
        <w:r w:rsidRPr="00517CCD">
          <w:t>(q5Rent)</w:t>
        </w:r>
      </w:ins>
    </w:p>
    <w:p w14:paraId="46AD4802" w14:textId="77777777" w:rsidR="00517CCD" w:rsidRPr="00517CCD" w:rsidRDefault="00517CCD" w:rsidP="00517CCD">
      <w:pPr>
        <w:rPr>
          <w:ins w:id="1022" w:author="Dimitri Saridakis (20083467)" w:date="2020-05-04T20:12:00Z"/>
        </w:rPr>
        <w:pPrChange w:id="1023" w:author="Dimitri Saridakis (20083467)" w:date="2020-05-04T20:13:00Z">
          <w:pPr>
            <w:pStyle w:val="Heading1"/>
          </w:pPr>
        </w:pPrChange>
      </w:pPr>
    </w:p>
    <w:p w14:paraId="00B03C4A" w14:textId="77777777" w:rsidR="00517CCD" w:rsidRPr="00517CCD" w:rsidRDefault="00517CCD" w:rsidP="00517CCD">
      <w:pPr>
        <w:rPr>
          <w:ins w:id="1024" w:author="Dimitri Saridakis (20083467)" w:date="2020-05-04T20:12:00Z"/>
        </w:rPr>
        <w:pPrChange w:id="1025" w:author="Dimitri Saridakis (20083467)" w:date="2020-05-04T20:13:00Z">
          <w:pPr>
            <w:pStyle w:val="Heading1"/>
          </w:pPr>
        </w:pPrChange>
      </w:pPr>
      <w:ins w:id="1026" w:author="Dimitri Saridakis (20083467)" w:date="2020-05-04T20:12:00Z">
        <w:r w:rsidRPr="00517CCD">
          <w:t xml:space="preserve"># vars for </w:t>
        </w:r>
        <w:proofErr w:type="spellStart"/>
        <w:r w:rsidRPr="00517CCD">
          <w:t>Levene's</w:t>
        </w:r>
        <w:proofErr w:type="spellEnd"/>
        <w:r w:rsidRPr="00517CCD">
          <w:t xml:space="preserve"> test</w:t>
        </w:r>
      </w:ins>
    </w:p>
    <w:p w14:paraId="040581E8" w14:textId="77777777" w:rsidR="00517CCD" w:rsidRPr="00517CCD" w:rsidRDefault="00517CCD" w:rsidP="00517CCD">
      <w:pPr>
        <w:rPr>
          <w:ins w:id="1027" w:author="Dimitri Saridakis (20083467)" w:date="2020-05-04T20:12:00Z"/>
        </w:rPr>
        <w:pPrChange w:id="1028" w:author="Dimitri Saridakis (20083467)" w:date="2020-05-04T20:13:00Z">
          <w:pPr>
            <w:pStyle w:val="Heading1"/>
          </w:pPr>
        </w:pPrChange>
      </w:pPr>
      <w:ins w:id="1029" w:author="Dimitri Saridakis (20083467)" w:date="2020-05-04T20:12:00Z">
        <w:r w:rsidRPr="00517CCD">
          <w:t xml:space="preserve">rentSubQ5 &lt;- </w:t>
        </w:r>
        <w:proofErr w:type="gramStart"/>
        <w:r w:rsidRPr="00517CCD">
          <w:t>subset(</w:t>
        </w:r>
        <w:proofErr w:type="gramEnd"/>
        <w:r w:rsidRPr="00517CCD">
          <w:t>rentTypeQ5, !(is.na(rentTypeQ5) | (is.na(occTypeQ5))))</w:t>
        </w:r>
      </w:ins>
    </w:p>
    <w:p w14:paraId="62555C66" w14:textId="77777777" w:rsidR="00517CCD" w:rsidRPr="00517CCD" w:rsidRDefault="00517CCD" w:rsidP="00517CCD">
      <w:pPr>
        <w:rPr>
          <w:ins w:id="1030" w:author="Dimitri Saridakis (20083467)" w:date="2020-05-04T20:12:00Z"/>
        </w:rPr>
        <w:pPrChange w:id="1031" w:author="Dimitri Saridakis (20083467)" w:date="2020-05-04T20:13:00Z">
          <w:pPr>
            <w:pStyle w:val="Heading1"/>
          </w:pPr>
        </w:pPrChange>
      </w:pPr>
      <w:ins w:id="1032" w:author="Dimitri Saridakis (20083467)" w:date="2020-05-04T20:12:00Z">
        <w:r w:rsidRPr="00517CCD">
          <w:t xml:space="preserve">occSubQ5 &lt;- </w:t>
        </w:r>
        <w:proofErr w:type="gramStart"/>
        <w:r w:rsidRPr="00517CCD">
          <w:t>subset(</w:t>
        </w:r>
        <w:proofErr w:type="gramEnd"/>
        <w:r w:rsidRPr="00517CCD">
          <w:t>occTypeQ5, !(is.na(rentTypeQ5) | (is.na(occTypeQ5))))</w:t>
        </w:r>
      </w:ins>
    </w:p>
    <w:p w14:paraId="7FC6A673" w14:textId="77777777" w:rsidR="00517CCD" w:rsidRPr="00517CCD" w:rsidRDefault="00517CCD" w:rsidP="00517CCD">
      <w:pPr>
        <w:rPr>
          <w:ins w:id="1033" w:author="Dimitri Saridakis (20083467)" w:date="2020-05-04T20:12:00Z"/>
        </w:rPr>
        <w:pPrChange w:id="1034" w:author="Dimitri Saridakis (20083467)" w:date="2020-05-04T20:13:00Z">
          <w:pPr>
            <w:pStyle w:val="Heading1"/>
          </w:pPr>
        </w:pPrChange>
      </w:pPr>
    </w:p>
    <w:p w14:paraId="02EC923A" w14:textId="77777777" w:rsidR="00517CCD" w:rsidRPr="00517CCD" w:rsidRDefault="00517CCD" w:rsidP="00517CCD">
      <w:pPr>
        <w:rPr>
          <w:ins w:id="1035" w:author="Dimitri Saridakis (20083467)" w:date="2020-05-04T20:12:00Z"/>
        </w:rPr>
        <w:pPrChange w:id="1036" w:author="Dimitri Saridakis (20083467)" w:date="2020-05-04T20:13:00Z">
          <w:pPr>
            <w:pStyle w:val="Heading1"/>
          </w:pPr>
        </w:pPrChange>
      </w:pPr>
      <w:ins w:id="1037" w:author="Dimitri Saridakis (20083467)" w:date="2020-05-04T20:12:00Z">
        <w:r w:rsidRPr="00517CCD">
          <w:t xml:space="preserve"># using </w:t>
        </w:r>
        <w:proofErr w:type="spellStart"/>
        <w:r w:rsidRPr="00517CCD">
          <w:t>Levene's</w:t>
        </w:r>
        <w:proofErr w:type="spellEnd"/>
        <w:r w:rsidRPr="00517CCD">
          <w:t xml:space="preserve"> test</w:t>
        </w:r>
      </w:ins>
    </w:p>
    <w:p w14:paraId="48B265B4" w14:textId="77777777" w:rsidR="00517CCD" w:rsidRPr="00517CCD" w:rsidRDefault="00517CCD" w:rsidP="00517CCD">
      <w:pPr>
        <w:rPr>
          <w:ins w:id="1038" w:author="Dimitri Saridakis (20083467)" w:date="2020-05-04T20:12:00Z"/>
        </w:rPr>
        <w:pPrChange w:id="1039" w:author="Dimitri Saridakis (20083467)" w:date="2020-05-04T20:13:00Z">
          <w:pPr>
            <w:pStyle w:val="Heading1"/>
          </w:pPr>
        </w:pPrChange>
      </w:pPr>
      <w:proofErr w:type="spellStart"/>
      <w:ins w:id="1040" w:author="Dimitri Saridakis (20083467)" w:date="2020-05-04T20:12:00Z">
        <w:r w:rsidRPr="00517CCD">
          <w:t>levene.test</w:t>
        </w:r>
        <w:proofErr w:type="spellEnd"/>
        <w:r w:rsidRPr="00517CCD">
          <w:t>(rentSubQ</w:t>
        </w:r>
        <w:proofErr w:type="gramStart"/>
        <w:r w:rsidRPr="00517CCD">
          <w:t>5,occSubQ</w:t>
        </w:r>
        <w:proofErr w:type="gramEnd"/>
        <w:r w:rsidRPr="00517CCD">
          <w:t>5)</w:t>
        </w:r>
      </w:ins>
    </w:p>
    <w:p w14:paraId="7EF491CA" w14:textId="77777777" w:rsidR="00517CCD" w:rsidRPr="00517CCD" w:rsidRDefault="00517CCD" w:rsidP="00517CCD">
      <w:pPr>
        <w:rPr>
          <w:ins w:id="1041" w:author="Dimitri Saridakis (20083467)" w:date="2020-05-04T20:12:00Z"/>
        </w:rPr>
        <w:pPrChange w:id="1042" w:author="Dimitri Saridakis (20083467)" w:date="2020-05-04T20:13:00Z">
          <w:pPr>
            <w:pStyle w:val="Heading1"/>
          </w:pPr>
        </w:pPrChange>
      </w:pPr>
    </w:p>
    <w:p w14:paraId="03F72343" w14:textId="77777777" w:rsidR="00783E3F" w:rsidRPr="00517CCD" w:rsidRDefault="00783E3F" w:rsidP="00783E3F">
      <w:pPr>
        <w:rPr>
          <w:ins w:id="1043" w:author="Dimitri Saridakis (20083467)" w:date="2020-05-04T20:16:00Z"/>
        </w:rPr>
      </w:pPr>
      <w:ins w:id="1044" w:author="Dimitri Saridakis (20083467)" w:date="2020-05-04T20:16:00Z">
        <w:r w:rsidRPr="00517CCD">
          <w:t>-----------------------------------------------------------------------------------------------------------------------------</w:t>
        </w:r>
      </w:ins>
    </w:p>
    <w:p w14:paraId="53B044DB" w14:textId="77777777" w:rsidR="00517CCD" w:rsidRPr="00517CCD" w:rsidRDefault="00517CCD" w:rsidP="000E51A4">
      <w:pPr>
        <w:pStyle w:val="Heading2"/>
        <w:rPr>
          <w:ins w:id="1045" w:author="Dimitri Saridakis (20083467)" w:date="2020-05-04T20:12:00Z"/>
          <w:rFonts w:eastAsiaTheme="minorHAnsi"/>
        </w:rPr>
        <w:pPrChange w:id="1046" w:author="Dimitri Saridakis (20083467)" w:date="2020-05-04T20:15:00Z">
          <w:pPr>
            <w:pStyle w:val="Heading1"/>
          </w:pPr>
        </w:pPrChange>
      </w:pPr>
      <w:bookmarkStart w:id="1047" w:name="_Toc39524999"/>
      <w:ins w:id="1048" w:author="Dimitri Saridakis (20083467)" w:date="2020-05-04T20:12:00Z">
        <w:r w:rsidRPr="00517CCD">
          <w:rPr>
            <w:rFonts w:eastAsiaTheme="minorHAnsi"/>
          </w:rPr>
          <w:t>#question6</w:t>
        </w:r>
        <w:bookmarkEnd w:id="1047"/>
      </w:ins>
    </w:p>
    <w:p w14:paraId="41D7302B" w14:textId="77777777" w:rsidR="00783E3F" w:rsidRPr="00517CCD" w:rsidRDefault="00783E3F" w:rsidP="00783E3F">
      <w:pPr>
        <w:rPr>
          <w:ins w:id="1049" w:author="Dimitri Saridakis (20083467)" w:date="2020-05-04T20:16:00Z"/>
        </w:rPr>
      </w:pPr>
      <w:ins w:id="1050" w:author="Dimitri Saridakis (20083467)" w:date="2020-05-04T20:16:00Z">
        <w:r w:rsidRPr="00517CCD">
          <w:t>-----------------------------------------------------------------------------------------------------------------------------</w:t>
        </w:r>
      </w:ins>
    </w:p>
    <w:p w14:paraId="54D147AF" w14:textId="77777777" w:rsidR="00517CCD" w:rsidRPr="00517CCD" w:rsidRDefault="00517CCD" w:rsidP="00517CCD">
      <w:pPr>
        <w:rPr>
          <w:ins w:id="1051" w:author="Dimitri Saridakis (20083467)" w:date="2020-05-04T20:12:00Z"/>
        </w:rPr>
        <w:pPrChange w:id="1052" w:author="Dimitri Saridakis (20083467)" w:date="2020-05-04T20:13:00Z">
          <w:pPr>
            <w:pStyle w:val="Heading1"/>
          </w:pPr>
        </w:pPrChange>
      </w:pPr>
      <w:ins w:id="1053" w:author="Dimitri Saridakis (20083467)" w:date="2020-05-04T20:12:00Z">
        <w:r w:rsidRPr="00517CCD">
          <w:t># to plot histogram</w:t>
        </w:r>
      </w:ins>
    </w:p>
    <w:p w14:paraId="7BB7E860" w14:textId="77777777" w:rsidR="00517CCD" w:rsidRPr="00517CCD" w:rsidRDefault="00517CCD" w:rsidP="00517CCD">
      <w:pPr>
        <w:rPr>
          <w:ins w:id="1054" w:author="Dimitri Saridakis (20083467)" w:date="2020-05-04T20:12:00Z"/>
        </w:rPr>
        <w:pPrChange w:id="1055" w:author="Dimitri Saridakis (20083467)" w:date="2020-05-04T20:13:00Z">
          <w:pPr>
            <w:pStyle w:val="Heading1"/>
          </w:pPr>
        </w:pPrChange>
      </w:pPr>
      <w:proofErr w:type="gramStart"/>
      <w:ins w:id="1056" w:author="Dimitri Saridakis (20083467)" w:date="2020-05-04T20:12:00Z">
        <w:r w:rsidRPr="00517CCD">
          <w:t>plot(</w:t>
        </w:r>
        <w:proofErr w:type="gramEnd"/>
        <w:r w:rsidRPr="00517CCD">
          <w:t>h1, col="blue")</w:t>
        </w:r>
      </w:ins>
    </w:p>
    <w:p w14:paraId="595AA8FA" w14:textId="77777777" w:rsidR="00517CCD" w:rsidRPr="00517CCD" w:rsidRDefault="00517CCD" w:rsidP="00517CCD">
      <w:pPr>
        <w:rPr>
          <w:ins w:id="1057" w:author="Dimitri Saridakis (20083467)" w:date="2020-05-04T20:12:00Z"/>
        </w:rPr>
        <w:pPrChange w:id="1058" w:author="Dimitri Saridakis (20083467)" w:date="2020-05-04T20:13:00Z">
          <w:pPr>
            <w:pStyle w:val="Heading1"/>
          </w:pPr>
        </w:pPrChange>
      </w:pPr>
      <w:proofErr w:type="gramStart"/>
      <w:ins w:id="1059" w:author="Dimitri Saridakis (20083467)" w:date="2020-05-04T20:12:00Z">
        <w:r w:rsidRPr="00517CCD">
          <w:t>plot(</w:t>
        </w:r>
        <w:proofErr w:type="gramEnd"/>
        <w:r w:rsidRPr="00517CCD">
          <w:t>h2, col="red", add=T)</w:t>
        </w:r>
      </w:ins>
    </w:p>
    <w:p w14:paraId="061173A3" w14:textId="77777777" w:rsidR="00517CCD" w:rsidRPr="00517CCD" w:rsidRDefault="00517CCD" w:rsidP="00517CCD">
      <w:pPr>
        <w:rPr>
          <w:ins w:id="1060" w:author="Dimitri Saridakis (20083467)" w:date="2020-05-04T20:12:00Z"/>
        </w:rPr>
        <w:pPrChange w:id="1061" w:author="Dimitri Saridakis (20083467)" w:date="2020-05-04T20:13:00Z">
          <w:pPr>
            <w:pStyle w:val="Heading1"/>
          </w:pPr>
        </w:pPrChange>
      </w:pPr>
      <w:proofErr w:type="gramStart"/>
      <w:ins w:id="1062" w:author="Dimitri Saridakis (20083467)" w:date="2020-05-04T20:12:00Z">
        <w:r w:rsidRPr="00517CCD">
          <w:t>plot(</w:t>
        </w:r>
        <w:proofErr w:type="gramEnd"/>
        <w:r w:rsidRPr="00517CCD">
          <w:t>h1, col=</w:t>
        </w:r>
        <w:proofErr w:type="spellStart"/>
        <w:r w:rsidRPr="00517CCD">
          <w:t>rgb</w:t>
        </w:r>
        <w:proofErr w:type="spellEnd"/>
        <w:r w:rsidRPr="00517CCD">
          <w:t>(0,0,1,1/4))</w:t>
        </w:r>
      </w:ins>
    </w:p>
    <w:p w14:paraId="668DEE82" w14:textId="77777777" w:rsidR="00517CCD" w:rsidRPr="00517CCD" w:rsidRDefault="00517CCD" w:rsidP="00517CCD">
      <w:pPr>
        <w:rPr>
          <w:ins w:id="1063" w:author="Dimitri Saridakis (20083467)" w:date="2020-05-04T20:12:00Z"/>
        </w:rPr>
        <w:pPrChange w:id="1064" w:author="Dimitri Saridakis (20083467)" w:date="2020-05-04T20:13:00Z">
          <w:pPr>
            <w:pStyle w:val="Heading1"/>
          </w:pPr>
        </w:pPrChange>
      </w:pPr>
      <w:proofErr w:type="gramStart"/>
      <w:ins w:id="1065" w:author="Dimitri Saridakis (20083467)" w:date="2020-05-04T20:12:00Z">
        <w:r w:rsidRPr="00517CCD">
          <w:t>plot(</w:t>
        </w:r>
        <w:proofErr w:type="gramEnd"/>
        <w:r w:rsidRPr="00517CCD">
          <w:t>h2, col=</w:t>
        </w:r>
        <w:proofErr w:type="spellStart"/>
        <w:r w:rsidRPr="00517CCD">
          <w:t>rgb</w:t>
        </w:r>
        <w:proofErr w:type="spellEnd"/>
        <w:r w:rsidRPr="00517CCD">
          <w:t>(1,0,0,1/4) add=T)</w:t>
        </w:r>
      </w:ins>
    </w:p>
    <w:p w14:paraId="6E03D734" w14:textId="77777777" w:rsidR="00517CCD" w:rsidRPr="00517CCD" w:rsidRDefault="00517CCD" w:rsidP="00517CCD">
      <w:pPr>
        <w:rPr>
          <w:ins w:id="1066" w:author="Dimitri Saridakis (20083467)" w:date="2020-05-04T20:12:00Z"/>
        </w:rPr>
        <w:pPrChange w:id="1067" w:author="Dimitri Saridakis (20083467)" w:date="2020-05-04T20:13:00Z">
          <w:pPr>
            <w:pStyle w:val="Heading1"/>
          </w:pPr>
        </w:pPrChange>
      </w:pPr>
    </w:p>
    <w:p w14:paraId="2463C7E6" w14:textId="77777777" w:rsidR="00517CCD" w:rsidRPr="00517CCD" w:rsidRDefault="00517CCD" w:rsidP="00517CCD">
      <w:pPr>
        <w:rPr>
          <w:ins w:id="1068" w:author="Dimitri Saridakis (20083467)" w:date="2020-05-04T20:12:00Z"/>
        </w:rPr>
        <w:pPrChange w:id="1069" w:author="Dimitri Saridakis (20083467)" w:date="2020-05-04T20:13:00Z">
          <w:pPr>
            <w:pStyle w:val="Heading1"/>
          </w:pPr>
        </w:pPrChange>
      </w:pPr>
      <w:ins w:id="1070" w:author="Dimitri Saridakis (20083467)" w:date="2020-05-04T20:12:00Z">
        <w:r w:rsidRPr="00517CCD">
          <w:t>#to get rent difference</w:t>
        </w:r>
      </w:ins>
    </w:p>
    <w:p w14:paraId="22F88C83" w14:textId="77777777" w:rsidR="00517CCD" w:rsidRPr="00517CCD" w:rsidRDefault="00517CCD" w:rsidP="00517CCD">
      <w:pPr>
        <w:rPr>
          <w:ins w:id="1071" w:author="Dimitri Saridakis (20083467)" w:date="2020-05-04T20:12:00Z"/>
        </w:rPr>
        <w:pPrChange w:id="1072" w:author="Dimitri Saridakis (20083467)" w:date="2020-05-04T20:13:00Z">
          <w:pPr>
            <w:pStyle w:val="Heading1"/>
          </w:pPr>
        </w:pPrChange>
      </w:pPr>
      <w:proofErr w:type="spellStart"/>
      <w:ins w:id="1073" w:author="Dimitri Saridakis (20083467)" w:date="2020-05-04T20:12:00Z">
        <w:r w:rsidRPr="00517CCD">
          <w:t>rentDifference</w:t>
        </w:r>
        <w:proofErr w:type="spellEnd"/>
        <w:r w:rsidRPr="00517CCD">
          <w:t xml:space="preserve"> &lt;- (rent - </w:t>
        </w:r>
        <w:proofErr w:type="spellStart"/>
        <w:r w:rsidRPr="00517CCD">
          <w:t>previousRent</w:t>
        </w:r>
        <w:proofErr w:type="spellEnd"/>
        <w:r w:rsidRPr="00517CCD">
          <w:t>)</w:t>
        </w:r>
      </w:ins>
    </w:p>
    <w:p w14:paraId="34333BC8" w14:textId="77777777" w:rsidR="00517CCD" w:rsidRPr="00517CCD" w:rsidRDefault="00517CCD" w:rsidP="00517CCD">
      <w:pPr>
        <w:rPr>
          <w:ins w:id="1074" w:author="Dimitri Saridakis (20083467)" w:date="2020-05-04T20:12:00Z"/>
        </w:rPr>
        <w:pPrChange w:id="1075" w:author="Dimitri Saridakis (20083467)" w:date="2020-05-04T20:13:00Z">
          <w:pPr>
            <w:pStyle w:val="Heading1"/>
          </w:pPr>
        </w:pPrChange>
      </w:pPr>
    </w:p>
    <w:p w14:paraId="2C89385B" w14:textId="77777777" w:rsidR="00517CCD" w:rsidRPr="00517CCD" w:rsidRDefault="00517CCD" w:rsidP="00517CCD">
      <w:pPr>
        <w:rPr>
          <w:ins w:id="1076" w:author="Dimitri Saridakis (20083467)" w:date="2020-05-04T20:12:00Z"/>
        </w:rPr>
        <w:pPrChange w:id="1077" w:author="Dimitri Saridakis (20083467)" w:date="2020-05-04T20:13:00Z">
          <w:pPr>
            <w:pStyle w:val="Heading1"/>
          </w:pPr>
        </w:pPrChange>
      </w:pPr>
      <w:ins w:id="1078" w:author="Dimitri Saridakis (20083467)" w:date="2020-05-04T20:12:00Z">
        <w:r w:rsidRPr="00517CCD">
          <w:t># paired t test</w:t>
        </w:r>
      </w:ins>
    </w:p>
    <w:p w14:paraId="2743C697" w14:textId="77777777" w:rsidR="00517CCD" w:rsidRPr="00517CCD" w:rsidRDefault="00517CCD" w:rsidP="00517CCD">
      <w:pPr>
        <w:rPr>
          <w:ins w:id="1079" w:author="Dimitri Saridakis (20083467)" w:date="2020-05-04T20:12:00Z"/>
        </w:rPr>
        <w:pPrChange w:id="1080" w:author="Dimitri Saridakis (20083467)" w:date="2020-05-04T20:13:00Z">
          <w:pPr>
            <w:pStyle w:val="Heading1"/>
          </w:pPr>
        </w:pPrChange>
      </w:pPr>
      <w:proofErr w:type="spellStart"/>
      <w:ins w:id="1081" w:author="Dimitri Saridakis (20083467)" w:date="2020-05-04T20:12:00Z">
        <w:r w:rsidRPr="00517CCD">
          <w:t>t.test</w:t>
        </w:r>
        <w:proofErr w:type="spellEnd"/>
        <w:r w:rsidRPr="00517CCD">
          <w:t>(</w:t>
        </w:r>
        <w:proofErr w:type="spellStart"/>
        <w:proofErr w:type="gramStart"/>
        <w:r w:rsidRPr="00517CCD">
          <w:t>rent,previousRent</w:t>
        </w:r>
        <w:proofErr w:type="gramEnd"/>
        <w:r w:rsidRPr="00517CCD">
          <w:t>,paired</w:t>
        </w:r>
        <w:proofErr w:type="spellEnd"/>
        <w:r w:rsidRPr="00517CCD">
          <w:t>=T)</w:t>
        </w:r>
      </w:ins>
    </w:p>
    <w:p w14:paraId="6E2645ED" w14:textId="77777777" w:rsidR="00517CCD" w:rsidRPr="00517CCD" w:rsidRDefault="00517CCD" w:rsidP="00517CCD">
      <w:pPr>
        <w:rPr>
          <w:ins w:id="1082" w:author="Dimitri Saridakis (20083467)" w:date="2020-05-04T20:12:00Z"/>
        </w:rPr>
        <w:pPrChange w:id="1083" w:author="Dimitri Saridakis (20083467)" w:date="2020-05-04T20:13:00Z">
          <w:pPr>
            <w:pStyle w:val="Heading1"/>
          </w:pPr>
        </w:pPrChange>
      </w:pPr>
    </w:p>
    <w:p w14:paraId="4D558258" w14:textId="77777777" w:rsidR="00517CCD" w:rsidRPr="00517CCD" w:rsidRDefault="00517CCD" w:rsidP="00517CCD">
      <w:pPr>
        <w:rPr>
          <w:ins w:id="1084" w:author="Dimitri Saridakis (20083467)" w:date="2020-05-04T20:12:00Z"/>
        </w:rPr>
        <w:pPrChange w:id="1085" w:author="Dimitri Saridakis (20083467)" w:date="2020-05-04T20:13:00Z">
          <w:pPr>
            <w:pStyle w:val="Heading1"/>
          </w:pPr>
        </w:pPrChange>
      </w:pPr>
      <w:ins w:id="1086" w:author="Dimitri Saridakis (20083467)" w:date="2020-05-04T20:12:00Z">
        <w:r w:rsidRPr="00517CCD">
          <w:t xml:space="preserve"># to subset the two vars with </w:t>
        </w:r>
        <w:proofErr w:type="spellStart"/>
        <w:r w:rsidRPr="00517CCD">
          <w:t>na</w:t>
        </w:r>
        <w:proofErr w:type="spellEnd"/>
        <w:r w:rsidRPr="00517CCD">
          <w:t xml:space="preserve"> values </w:t>
        </w:r>
        <w:proofErr w:type="spellStart"/>
        <w:r w:rsidRPr="00517CCD">
          <w:t>exluded</w:t>
        </w:r>
        <w:proofErr w:type="spellEnd"/>
      </w:ins>
    </w:p>
    <w:p w14:paraId="64763D83" w14:textId="77777777" w:rsidR="00517CCD" w:rsidRPr="00517CCD" w:rsidRDefault="00517CCD" w:rsidP="00517CCD">
      <w:pPr>
        <w:rPr>
          <w:ins w:id="1087" w:author="Dimitri Saridakis (20083467)" w:date="2020-05-04T20:12:00Z"/>
        </w:rPr>
        <w:pPrChange w:id="1088" w:author="Dimitri Saridakis (20083467)" w:date="2020-05-04T20:13:00Z">
          <w:pPr>
            <w:pStyle w:val="Heading1"/>
          </w:pPr>
        </w:pPrChange>
      </w:pPr>
      <w:ins w:id="1089" w:author="Dimitri Saridakis (20083467)" w:date="2020-05-04T20:12:00Z">
        <w:r w:rsidRPr="00517CCD">
          <w:t xml:space="preserve">rentTypeQ6 &lt;- </w:t>
        </w:r>
        <w:proofErr w:type="gramStart"/>
        <w:r w:rsidRPr="00517CCD">
          <w:t>subset(</w:t>
        </w:r>
        <w:proofErr w:type="gramEnd"/>
        <w:r w:rsidRPr="00517CCD">
          <w:t>rent, !(is.na(</w:t>
        </w:r>
        <w:proofErr w:type="spellStart"/>
        <w:r w:rsidRPr="00517CCD">
          <w:t>previousRent</w:t>
        </w:r>
        <w:proofErr w:type="spellEnd"/>
        <w:r w:rsidRPr="00517CCD">
          <w:t>) | (is.na(rent))))</w:t>
        </w:r>
      </w:ins>
    </w:p>
    <w:p w14:paraId="2722B8BC" w14:textId="77777777" w:rsidR="00517CCD" w:rsidRPr="00517CCD" w:rsidRDefault="00517CCD" w:rsidP="00517CCD">
      <w:pPr>
        <w:rPr>
          <w:ins w:id="1090" w:author="Dimitri Saridakis (20083467)" w:date="2020-05-04T20:12:00Z"/>
        </w:rPr>
        <w:pPrChange w:id="1091" w:author="Dimitri Saridakis (20083467)" w:date="2020-05-04T20:13:00Z">
          <w:pPr>
            <w:pStyle w:val="Heading1"/>
          </w:pPr>
        </w:pPrChange>
      </w:pPr>
      <w:ins w:id="1092" w:author="Dimitri Saridakis (20083467)" w:date="2020-05-04T20:12:00Z">
        <w:r w:rsidRPr="00517CCD">
          <w:t xml:space="preserve">previousRentTypeQ6 &lt;- </w:t>
        </w:r>
        <w:proofErr w:type="gramStart"/>
        <w:r w:rsidRPr="00517CCD">
          <w:t>subset(</w:t>
        </w:r>
        <w:proofErr w:type="spellStart"/>
        <w:proofErr w:type="gramEnd"/>
        <w:r w:rsidRPr="00517CCD">
          <w:t>previousRent</w:t>
        </w:r>
        <w:proofErr w:type="spellEnd"/>
        <w:r w:rsidRPr="00517CCD">
          <w:t>, !(is.na(</w:t>
        </w:r>
        <w:proofErr w:type="spellStart"/>
        <w:r w:rsidRPr="00517CCD">
          <w:t>previousRent</w:t>
        </w:r>
        <w:proofErr w:type="spellEnd"/>
        <w:r w:rsidRPr="00517CCD">
          <w:t>) | (is.na(rent))))</w:t>
        </w:r>
      </w:ins>
    </w:p>
    <w:p w14:paraId="7A15DE95" w14:textId="77777777" w:rsidR="00517CCD" w:rsidRPr="00517CCD" w:rsidRDefault="00517CCD" w:rsidP="00517CCD">
      <w:pPr>
        <w:rPr>
          <w:ins w:id="1093" w:author="Dimitri Saridakis (20083467)" w:date="2020-05-04T20:12:00Z"/>
        </w:rPr>
        <w:pPrChange w:id="1094" w:author="Dimitri Saridakis (20083467)" w:date="2020-05-04T20:13:00Z">
          <w:pPr>
            <w:pStyle w:val="Heading1"/>
          </w:pPr>
        </w:pPrChange>
      </w:pPr>
    </w:p>
    <w:p w14:paraId="3408F59D" w14:textId="77777777" w:rsidR="00517CCD" w:rsidRPr="00517CCD" w:rsidRDefault="00517CCD" w:rsidP="00517CCD">
      <w:pPr>
        <w:rPr>
          <w:ins w:id="1095" w:author="Dimitri Saridakis (20083467)" w:date="2020-05-04T20:12:00Z"/>
        </w:rPr>
        <w:pPrChange w:id="1096" w:author="Dimitri Saridakis (20083467)" w:date="2020-05-04T20:13:00Z">
          <w:pPr>
            <w:pStyle w:val="Heading1"/>
          </w:pPr>
        </w:pPrChange>
      </w:pPr>
      <w:ins w:id="1097" w:author="Dimitri Saridakis (20083467)" w:date="2020-05-04T20:12:00Z">
        <w:r w:rsidRPr="00517CCD">
          <w:t xml:space="preserve"># </w:t>
        </w:r>
        <w:proofErr w:type="spellStart"/>
        <w:r w:rsidRPr="00517CCD">
          <w:t>optain</w:t>
        </w:r>
        <w:proofErr w:type="spellEnd"/>
        <w:r w:rsidRPr="00517CCD">
          <w:t xml:space="preserve"> the means </w:t>
        </w:r>
      </w:ins>
    </w:p>
    <w:p w14:paraId="56C348B2" w14:textId="77777777" w:rsidR="00517CCD" w:rsidRPr="00517CCD" w:rsidRDefault="00517CCD" w:rsidP="00517CCD">
      <w:pPr>
        <w:rPr>
          <w:ins w:id="1098" w:author="Dimitri Saridakis (20083467)" w:date="2020-05-04T20:12:00Z"/>
        </w:rPr>
        <w:pPrChange w:id="1099" w:author="Dimitri Saridakis (20083467)" w:date="2020-05-04T20:13:00Z">
          <w:pPr>
            <w:pStyle w:val="Heading1"/>
          </w:pPr>
        </w:pPrChange>
      </w:pPr>
      <w:ins w:id="1100" w:author="Dimitri Saridakis (20083467)" w:date="2020-05-04T20:12:00Z">
        <w:r w:rsidRPr="00517CCD">
          <w:t>rentMeanQ6 &lt;- mean(rentTypeQ6)</w:t>
        </w:r>
      </w:ins>
    </w:p>
    <w:p w14:paraId="1CC8CB81" w14:textId="77777777" w:rsidR="00517CCD" w:rsidRPr="00517CCD" w:rsidRDefault="00517CCD" w:rsidP="00517CCD">
      <w:pPr>
        <w:rPr>
          <w:ins w:id="1101" w:author="Dimitri Saridakis (20083467)" w:date="2020-05-04T20:12:00Z"/>
        </w:rPr>
        <w:pPrChange w:id="1102" w:author="Dimitri Saridakis (20083467)" w:date="2020-05-04T20:13:00Z">
          <w:pPr>
            <w:pStyle w:val="Heading1"/>
          </w:pPr>
        </w:pPrChange>
      </w:pPr>
      <w:proofErr w:type="spellStart"/>
      <w:ins w:id="1103" w:author="Dimitri Saridakis (20083467)" w:date="2020-05-04T20:12:00Z">
        <w:r w:rsidRPr="00517CCD">
          <w:t>previousRentmean</w:t>
        </w:r>
        <w:proofErr w:type="spellEnd"/>
        <w:r w:rsidRPr="00517CCD">
          <w:t xml:space="preserve"> &lt;- mean(previousRentTypeQ6)</w:t>
        </w:r>
      </w:ins>
    </w:p>
    <w:p w14:paraId="5E33CA7C" w14:textId="77777777" w:rsidR="00517CCD" w:rsidRPr="00517CCD" w:rsidRDefault="00517CCD" w:rsidP="00517CCD">
      <w:pPr>
        <w:rPr>
          <w:ins w:id="1104" w:author="Dimitri Saridakis (20083467)" w:date="2020-05-04T20:12:00Z"/>
        </w:rPr>
        <w:pPrChange w:id="1105" w:author="Dimitri Saridakis (20083467)" w:date="2020-05-04T20:13:00Z">
          <w:pPr>
            <w:pStyle w:val="Heading1"/>
          </w:pPr>
        </w:pPrChange>
      </w:pPr>
    </w:p>
    <w:p w14:paraId="03EBE0DA" w14:textId="77777777" w:rsidR="00517CCD" w:rsidRPr="00517CCD" w:rsidRDefault="00517CCD" w:rsidP="00517CCD">
      <w:pPr>
        <w:rPr>
          <w:ins w:id="1106" w:author="Dimitri Saridakis (20083467)" w:date="2020-05-04T20:12:00Z"/>
        </w:rPr>
        <w:pPrChange w:id="1107" w:author="Dimitri Saridakis (20083467)" w:date="2020-05-04T20:13:00Z">
          <w:pPr>
            <w:pStyle w:val="Heading1"/>
          </w:pPr>
        </w:pPrChange>
      </w:pPr>
      <w:ins w:id="1108" w:author="Dimitri Saridakis (20083467)" w:date="2020-05-04T20:12:00Z">
        <w:r w:rsidRPr="00517CCD">
          <w:t xml:space="preserve"># obtain </w:t>
        </w:r>
        <w:proofErr w:type="spellStart"/>
        <w:r w:rsidRPr="00517CCD">
          <w:t>sd</w:t>
        </w:r>
        <w:proofErr w:type="spellEnd"/>
      </w:ins>
    </w:p>
    <w:p w14:paraId="0B1DAA98" w14:textId="77777777" w:rsidR="00517CCD" w:rsidRPr="00517CCD" w:rsidRDefault="00517CCD" w:rsidP="00517CCD">
      <w:pPr>
        <w:rPr>
          <w:ins w:id="1109" w:author="Dimitri Saridakis (20083467)" w:date="2020-05-04T20:12:00Z"/>
        </w:rPr>
        <w:pPrChange w:id="1110" w:author="Dimitri Saridakis (20083467)" w:date="2020-05-04T20:13:00Z">
          <w:pPr>
            <w:pStyle w:val="Heading1"/>
          </w:pPr>
        </w:pPrChange>
      </w:pPr>
      <w:ins w:id="1111" w:author="Dimitri Saridakis (20083467)" w:date="2020-05-04T20:12:00Z">
        <w:r w:rsidRPr="00517CCD">
          <w:t xml:space="preserve">rentSdQ6 &lt;- </w:t>
        </w:r>
        <w:proofErr w:type="spellStart"/>
        <w:r w:rsidRPr="00517CCD">
          <w:t>sd</w:t>
        </w:r>
        <w:proofErr w:type="spellEnd"/>
        <w:r w:rsidRPr="00517CCD">
          <w:t>(rentTypeQ6)</w:t>
        </w:r>
      </w:ins>
    </w:p>
    <w:p w14:paraId="0C2640D2" w14:textId="77777777" w:rsidR="00517CCD" w:rsidRPr="00517CCD" w:rsidRDefault="00517CCD" w:rsidP="00517CCD">
      <w:pPr>
        <w:rPr>
          <w:ins w:id="1112" w:author="Dimitri Saridakis (20083467)" w:date="2020-05-04T20:12:00Z"/>
        </w:rPr>
        <w:pPrChange w:id="1113" w:author="Dimitri Saridakis (20083467)" w:date="2020-05-04T20:13:00Z">
          <w:pPr>
            <w:pStyle w:val="Heading1"/>
          </w:pPr>
        </w:pPrChange>
      </w:pPr>
      <w:ins w:id="1114" w:author="Dimitri Saridakis (20083467)" w:date="2020-05-04T20:12:00Z">
        <w:r w:rsidRPr="00517CCD">
          <w:t xml:space="preserve">previousRentSdQ6 &lt;- </w:t>
        </w:r>
        <w:proofErr w:type="spellStart"/>
        <w:r w:rsidRPr="00517CCD">
          <w:t>sd</w:t>
        </w:r>
        <w:proofErr w:type="spellEnd"/>
        <w:r w:rsidRPr="00517CCD">
          <w:t>(previousRentTypeQ6)</w:t>
        </w:r>
      </w:ins>
    </w:p>
    <w:p w14:paraId="32916339" w14:textId="77777777" w:rsidR="00517CCD" w:rsidRPr="00517CCD" w:rsidRDefault="00517CCD" w:rsidP="00517CCD">
      <w:pPr>
        <w:rPr>
          <w:ins w:id="1115" w:author="Dimitri Saridakis (20083467)" w:date="2020-05-04T20:12:00Z"/>
        </w:rPr>
        <w:pPrChange w:id="1116" w:author="Dimitri Saridakis (20083467)" w:date="2020-05-04T20:13:00Z">
          <w:pPr>
            <w:pStyle w:val="Heading1"/>
          </w:pPr>
        </w:pPrChange>
      </w:pPr>
    </w:p>
    <w:p w14:paraId="0E985E9F" w14:textId="77777777" w:rsidR="00517CCD" w:rsidRPr="00517CCD" w:rsidRDefault="00517CCD" w:rsidP="00517CCD">
      <w:pPr>
        <w:rPr>
          <w:ins w:id="1117" w:author="Dimitri Saridakis (20083467)" w:date="2020-05-04T20:12:00Z"/>
        </w:rPr>
        <w:pPrChange w:id="1118" w:author="Dimitri Saridakis (20083467)" w:date="2020-05-04T20:13:00Z">
          <w:pPr>
            <w:pStyle w:val="Heading1"/>
          </w:pPr>
        </w:pPrChange>
      </w:pPr>
      <w:ins w:id="1119" w:author="Dimitri Saridakis (20083467)" w:date="2020-05-04T20:12:00Z">
        <w:r w:rsidRPr="00517CCD">
          <w:t># sample size calculations</w:t>
        </w:r>
      </w:ins>
    </w:p>
    <w:p w14:paraId="0672B63C" w14:textId="77777777" w:rsidR="00517CCD" w:rsidRPr="00517CCD" w:rsidRDefault="00517CCD" w:rsidP="00517CCD">
      <w:pPr>
        <w:rPr>
          <w:ins w:id="1120" w:author="Dimitri Saridakis (20083467)" w:date="2020-05-04T20:12:00Z"/>
        </w:rPr>
        <w:pPrChange w:id="1121" w:author="Dimitri Saridakis (20083467)" w:date="2020-05-04T20:13:00Z">
          <w:pPr>
            <w:pStyle w:val="Heading1"/>
          </w:pPr>
        </w:pPrChange>
      </w:pPr>
      <w:ins w:id="1122" w:author="Dimitri Saridakis (20083467)" w:date="2020-05-04T20:12:00Z">
        <w:r w:rsidRPr="00517CCD">
          <w:t>length(rentTypeQ6)</w:t>
        </w:r>
      </w:ins>
    </w:p>
    <w:p w14:paraId="79C5BF4F" w14:textId="77777777" w:rsidR="00517CCD" w:rsidRPr="00517CCD" w:rsidRDefault="00517CCD" w:rsidP="00517CCD">
      <w:pPr>
        <w:rPr>
          <w:ins w:id="1123" w:author="Dimitri Saridakis (20083467)" w:date="2020-05-04T20:12:00Z"/>
        </w:rPr>
        <w:pPrChange w:id="1124" w:author="Dimitri Saridakis (20083467)" w:date="2020-05-04T20:13:00Z">
          <w:pPr>
            <w:pStyle w:val="Heading1"/>
          </w:pPr>
        </w:pPrChange>
      </w:pPr>
      <w:ins w:id="1125" w:author="Dimitri Saridakis (20083467)" w:date="2020-05-04T20:12:00Z">
        <w:r w:rsidRPr="00517CCD">
          <w:t>length(previousRentTypeQ6)</w:t>
        </w:r>
      </w:ins>
    </w:p>
    <w:p w14:paraId="32493DA6" w14:textId="77777777" w:rsidR="00517CCD" w:rsidRPr="00517CCD" w:rsidRDefault="00517CCD" w:rsidP="00517CCD">
      <w:pPr>
        <w:rPr>
          <w:ins w:id="1126" w:author="Dimitri Saridakis (20083467)" w:date="2020-05-04T20:12:00Z"/>
        </w:rPr>
        <w:pPrChange w:id="1127" w:author="Dimitri Saridakis (20083467)" w:date="2020-05-04T20:13:00Z">
          <w:pPr>
            <w:pStyle w:val="Heading1"/>
          </w:pPr>
        </w:pPrChange>
      </w:pPr>
    </w:p>
    <w:p w14:paraId="3ECEDE33" w14:textId="77777777" w:rsidR="00517CCD" w:rsidRPr="00517CCD" w:rsidRDefault="00517CCD" w:rsidP="00517CCD">
      <w:pPr>
        <w:rPr>
          <w:ins w:id="1128" w:author="Dimitri Saridakis (20083467)" w:date="2020-05-04T20:12:00Z"/>
        </w:rPr>
        <w:pPrChange w:id="1129" w:author="Dimitri Saridakis (20083467)" w:date="2020-05-04T20:13:00Z">
          <w:pPr>
            <w:pStyle w:val="Heading1"/>
          </w:pPr>
        </w:pPrChange>
      </w:pPr>
      <w:ins w:id="1130" w:author="Dimitri Saridakis (20083467)" w:date="2020-05-04T20:12:00Z">
        <w:r w:rsidRPr="00517CCD">
          <w:t># for the boxplot of change</w:t>
        </w:r>
      </w:ins>
    </w:p>
    <w:p w14:paraId="212F1CA7" w14:textId="77777777" w:rsidR="00517CCD" w:rsidRPr="00517CCD" w:rsidRDefault="00517CCD" w:rsidP="00517CCD">
      <w:pPr>
        <w:rPr>
          <w:ins w:id="1131" w:author="Dimitri Saridakis (20083467)" w:date="2020-05-04T20:12:00Z"/>
        </w:rPr>
        <w:pPrChange w:id="1132" w:author="Dimitri Saridakis (20083467)" w:date="2020-05-04T20:13:00Z">
          <w:pPr>
            <w:pStyle w:val="Heading1"/>
          </w:pPr>
        </w:pPrChange>
      </w:pPr>
      <w:proofErr w:type="gramStart"/>
      <w:ins w:id="1133" w:author="Dimitri Saridakis (20083467)" w:date="2020-05-04T20:12:00Z">
        <w:r w:rsidRPr="00517CCD">
          <w:t>boxplot(</w:t>
        </w:r>
        <w:proofErr w:type="spellStart"/>
        <w:proofErr w:type="gramEnd"/>
        <w:r w:rsidRPr="00517CCD">
          <w:t>rentDifference</w:t>
        </w:r>
        <w:proofErr w:type="spellEnd"/>
        <w:r w:rsidRPr="00517CCD">
          <w:t>, col="darkolivegreen3", horizontal=TRUE, main="Boxplot Of Difference")</w:t>
        </w:r>
      </w:ins>
    </w:p>
    <w:p w14:paraId="276AE925" w14:textId="77777777" w:rsidR="00517CCD" w:rsidRPr="00517CCD" w:rsidRDefault="00517CCD" w:rsidP="00517CCD">
      <w:pPr>
        <w:rPr>
          <w:ins w:id="1134" w:author="Dimitri Saridakis (20083467)" w:date="2020-05-04T20:12:00Z"/>
        </w:rPr>
        <w:pPrChange w:id="1135" w:author="Dimitri Saridakis (20083467)" w:date="2020-05-04T20:13:00Z">
          <w:pPr>
            <w:pStyle w:val="Heading1"/>
          </w:pPr>
        </w:pPrChange>
      </w:pPr>
    </w:p>
    <w:p w14:paraId="4B7EE5F1" w14:textId="77777777" w:rsidR="00517CCD" w:rsidRPr="00517CCD" w:rsidRDefault="00517CCD" w:rsidP="00517CCD">
      <w:pPr>
        <w:rPr>
          <w:ins w:id="1136" w:author="Dimitri Saridakis (20083467)" w:date="2020-05-04T20:12:00Z"/>
        </w:rPr>
        <w:pPrChange w:id="1137" w:author="Dimitri Saridakis (20083467)" w:date="2020-05-04T20:13:00Z">
          <w:pPr>
            <w:pStyle w:val="Heading1"/>
          </w:pPr>
        </w:pPrChange>
      </w:pPr>
      <w:ins w:id="1138" w:author="Dimitri Saridakis (20083467)" w:date="2020-05-04T20:12:00Z">
        <w:r w:rsidRPr="00517CCD">
          <w:t># test for normality of distribution</w:t>
        </w:r>
      </w:ins>
    </w:p>
    <w:p w14:paraId="5E481C8D" w14:textId="77777777" w:rsidR="00517CCD" w:rsidRPr="00517CCD" w:rsidRDefault="00517CCD" w:rsidP="00517CCD">
      <w:pPr>
        <w:rPr>
          <w:ins w:id="1139" w:author="Dimitri Saridakis (20083467)" w:date="2020-05-04T20:12:00Z"/>
        </w:rPr>
        <w:pPrChange w:id="1140" w:author="Dimitri Saridakis (20083467)" w:date="2020-05-04T20:13:00Z">
          <w:pPr>
            <w:pStyle w:val="Heading1"/>
          </w:pPr>
        </w:pPrChange>
      </w:pPr>
      <w:proofErr w:type="spellStart"/>
      <w:ins w:id="1141" w:author="Dimitri Saridakis (20083467)" w:date="2020-05-04T20:12:00Z">
        <w:r w:rsidRPr="00517CCD">
          <w:t>ks.test</w:t>
        </w:r>
        <w:proofErr w:type="spellEnd"/>
        <w:r w:rsidRPr="00517CCD">
          <w:t>(rentTypeQ</w:t>
        </w:r>
        <w:proofErr w:type="gramStart"/>
        <w:r w:rsidRPr="00517CCD">
          <w:t>6,previousRentQ</w:t>
        </w:r>
        <w:proofErr w:type="gramEnd"/>
        <w:r w:rsidRPr="00517CCD">
          <w:t>6)</w:t>
        </w:r>
      </w:ins>
    </w:p>
    <w:p w14:paraId="0F7C2A70" w14:textId="77777777" w:rsidR="00517CCD" w:rsidRPr="00517CCD" w:rsidRDefault="00517CCD" w:rsidP="00517CCD">
      <w:pPr>
        <w:rPr>
          <w:ins w:id="1142" w:author="Dimitri Saridakis (20083467)" w:date="2020-05-04T20:12:00Z"/>
        </w:rPr>
        <w:pPrChange w:id="1143" w:author="Dimitri Saridakis (20083467)" w:date="2020-05-04T20:13:00Z">
          <w:pPr>
            <w:pStyle w:val="Heading1"/>
          </w:pPr>
        </w:pPrChange>
      </w:pPr>
    </w:p>
    <w:p w14:paraId="2974BCAB" w14:textId="70EC1009" w:rsidR="00517CCD" w:rsidRPr="00517CCD" w:rsidRDefault="00517CCD" w:rsidP="00517CCD">
      <w:pPr>
        <w:rPr>
          <w:ins w:id="1144" w:author="Dimitri Saridakis (20083467)" w:date="2020-05-04T20:12:00Z"/>
        </w:rPr>
        <w:pPrChange w:id="1145" w:author="Dimitri Saridakis (20083467)" w:date="2020-05-04T20:13:00Z">
          <w:pPr>
            <w:pStyle w:val="Heading1"/>
          </w:pPr>
        </w:pPrChange>
      </w:pPr>
      <w:ins w:id="1146" w:author="Dimitri Saridakis (20083467)" w:date="2020-05-04T20:12:00Z">
        <w:r w:rsidRPr="00517CCD">
          <w:t>==========================================================</w:t>
        </w:r>
      </w:ins>
    </w:p>
    <w:p w14:paraId="7E76A583" w14:textId="77777777" w:rsidR="00517CCD" w:rsidRPr="00517CCD" w:rsidRDefault="00517CCD" w:rsidP="004D336F">
      <w:pPr>
        <w:rPr>
          <w:ins w:id="1147" w:author="Dimitri Saridakis (20083467)" w:date="2020-05-04T20:12:00Z"/>
        </w:rPr>
        <w:pPrChange w:id="1148" w:author="Dimitri Saridakis (20083467)" w:date="2020-05-04T20:39:00Z">
          <w:pPr>
            <w:pStyle w:val="Heading1"/>
          </w:pPr>
        </w:pPrChange>
      </w:pPr>
      <w:ins w:id="1149" w:author="Dimitri Saridakis (20083467)" w:date="2020-05-04T20:12:00Z">
        <w:r w:rsidRPr="00517CCD">
          <w:tab/>
        </w:r>
        <w:r w:rsidRPr="00517CCD">
          <w:tab/>
        </w:r>
        <w:r w:rsidRPr="00517CCD">
          <w:tab/>
        </w:r>
        <w:r w:rsidRPr="00517CCD">
          <w:tab/>
          <w:t>#Part B</w:t>
        </w:r>
        <w:r w:rsidRPr="00517CCD">
          <w:tab/>
        </w:r>
        <w:r w:rsidRPr="00517CCD">
          <w:tab/>
        </w:r>
        <w:r w:rsidRPr="00517CCD">
          <w:tab/>
        </w:r>
        <w:r w:rsidRPr="00517CCD">
          <w:tab/>
        </w:r>
        <w:r w:rsidRPr="00517CCD">
          <w:tab/>
        </w:r>
      </w:ins>
    </w:p>
    <w:p w14:paraId="4CAD7E71" w14:textId="7A40F14F" w:rsidR="00517CCD" w:rsidRPr="00517CCD" w:rsidRDefault="00517CCD" w:rsidP="00517CCD">
      <w:pPr>
        <w:rPr>
          <w:ins w:id="1150" w:author="Dimitri Saridakis (20083467)" w:date="2020-05-04T20:12:00Z"/>
        </w:rPr>
        <w:pPrChange w:id="1151" w:author="Dimitri Saridakis (20083467)" w:date="2020-05-04T20:13:00Z">
          <w:pPr>
            <w:pStyle w:val="Heading1"/>
          </w:pPr>
        </w:pPrChange>
      </w:pPr>
      <w:ins w:id="1152" w:author="Dimitri Saridakis (20083467)" w:date="2020-05-04T20:12:00Z">
        <w:r w:rsidRPr="00517CCD">
          <w:t>==========================================================</w:t>
        </w:r>
      </w:ins>
    </w:p>
    <w:p w14:paraId="36D8817B" w14:textId="0ECFAF54" w:rsidR="00517CCD" w:rsidRPr="00517CCD" w:rsidRDefault="00517CCD" w:rsidP="00517CCD">
      <w:pPr>
        <w:rPr>
          <w:ins w:id="1153" w:author="Dimitri Saridakis (20083467)" w:date="2020-05-04T20:12:00Z"/>
        </w:rPr>
        <w:pPrChange w:id="1154" w:author="Dimitri Saridakis (20083467)" w:date="2020-05-04T20:13:00Z">
          <w:pPr>
            <w:pStyle w:val="Heading1"/>
          </w:pPr>
        </w:pPrChange>
      </w:pPr>
      <w:ins w:id="1155" w:author="Dimitri Saridakis (20083467)" w:date="2020-05-04T20:12:00Z">
        <w:r w:rsidRPr="00517CCD">
          <w:t>----------------------------------------------------------------------------</w:t>
        </w:r>
      </w:ins>
      <w:ins w:id="1156" w:author="Dimitri Saridakis (20083467)" w:date="2020-05-04T20:15:00Z">
        <w:r w:rsidR="00783E3F" w:rsidRPr="00517CCD">
          <w:t>-------------------------------------------------</w:t>
        </w:r>
      </w:ins>
    </w:p>
    <w:p w14:paraId="2AEC09A7" w14:textId="77777777" w:rsidR="00517CCD" w:rsidRPr="00517CCD" w:rsidRDefault="00517CCD" w:rsidP="00783E3F">
      <w:pPr>
        <w:pStyle w:val="Heading2"/>
        <w:rPr>
          <w:ins w:id="1157" w:author="Dimitri Saridakis (20083467)" w:date="2020-05-04T20:12:00Z"/>
          <w:rFonts w:eastAsiaTheme="minorHAnsi"/>
        </w:rPr>
        <w:pPrChange w:id="1158" w:author="Dimitri Saridakis (20083467)" w:date="2020-05-04T20:15:00Z">
          <w:pPr>
            <w:pStyle w:val="Heading1"/>
          </w:pPr>
        </w:pPrChange>
      </w:pPr>
      <w:bookmarkStart w:id="1159" w:name="_Toc39525000"/>
      <w:ins w:id="1160" w:author="Dimitri Saridakis (20083467)" w:date="2020-05-04T20:12:00Z">
        <w:r w:rsidRPr="00517CCD">
          <w:rPr>
            <w:rFonts w:eastAsiaTheme="minorHAnsi"/>
          </w:rPr>
          <w:t># Q7 Simple Regression</w:t>
        </w:r>
        <w:bookmarkEnd w:id="1159"/>
      </w:ins>
    </w:p>
    <w:p w14:paraId="10232D27" w14:textId="77777777" w:rsidR="00783E3F" w:rsidRPr="00517CCD" w:rsidRDefault="00783E3F" w:rsidP="00783E3F">
      <w:pPr>
        <w:rPr>
          <w:ins w:id="1161" w:author="Dimitri Saridakis (20083467)" w:date="2020-05-04T20:15:00Z"/>
        </w:rPr>
      </w:pPr>
      <w:ins w:id="1162" w:author="Dimitri Saridakis (20083467)" w:date="2020-05-04T20:15:00Z">
        <w:r w:rsidRPr="00517CCD">
          <w:t>-----------------------------------------------------------------------------------------------------------------------------</w:t>
        </w:r>
      </w:ins>
    </w:p>
    <w:p w14:paraId="3F9A11C2" w14:textId="77777777" w:rsidR="00517CCD" w:rsidRPr="00517CCD" w:rsidRDefault="00517CCD" w:rsidP="00517CCD">
      <w:pPr>
        <w:rPr>
          <w:ins w:id="1163" w:author="Dimitri Saridakis (20083467)" w:date="2020-05-04T20:12:00Z"/>
        </w:rPr>
        <w:pPrChange w:id="1164" w:author="Dimitri Saridakis (20083467)" w:date="2020-05-04T20:13:00Z">
          <w:pPr>
            <w:pStyle w:val="Heading1"/>
          </w:pPr>
        </w:pPrChange>
      </w:pPr>
    </w:p>
    <w:p w14:paraId="14A81BCB" w14:textId="77777777" w:rsidR="00517CCD" w:rsidRPr="00517CCD" w:rsidRDefault="00517CCD" w:rsidP="00517CCD">
      <w:pPr>
        <w:rPr>
          <w:ins w:id="1165" w:author="Dimitri Saridakis (20083467)" w:date="2020-05-04T20:12:00Z"/>
        </w:rPr>
        <w:pPrChange w:id="1166" w:author="Dimitri Saridakis (20083467)" w:date="2020-05-04T20:13:00Z">
          <w:pPr>
            <w:pStyle w:val="Heading1"/>
          </w:pPr>
        </w:pPrChange>
      </w:pPr>
      <w:ins w:id="1167" w:author="Dimitri Saridakis (20083467)" w:date="2020-05-04T20:12:00Z">
        <w:r w:rsidRPr="00517CCD">
          <w:t># scatter plot for simple Regression</w:t>
        </w:r>
      </w:ins>
    </w:p>
    <w:p w14:paraId="103EE5D5" w14:textId="77777777" w:rsidR="00517CCD" w:rsidRPr="00517CCD" w:rsidRDefault="00517CCD" w:rsidP="00517CCD">
      <w:pPr>
        <w:rPr>
          <w:ins w:id="1168" w:author="Dimitri Saridakis (20083467)" w:date="2020-05-04T20:12:00Z"/>
        </w:rPr>
        <w:pPrChange w:id="1169" w:author="Dimitri Saridakis (20083467)" w:date="2020-05-04T20:13:00Z">
          <w:pPr>
            <w:pStyle w:val="Heading1"/>
          </w:pPr>
        </w:pPrChange>
      </w:pPr>
      <w:ins w:id="1170" w:author="Dimitri Saridakis (20083467)" w:date="2020-05-04T20:12:00Z">
        <w:r w:rsidRPr="00517CCD">
          <w:t>plot(</w:t>
        </w:r>
        <w:proofErr w:type="spellStart"/>
        <w:r w:rsidRPr="00517CCD">
          <w:t>rent,previousRent,col</w:t>
        </w:r>
        <w:proofErr w:type="spellEnd"/>
        <w:r w:rsidRPr="00517CCD">
          <w:t>=c("</w:t>
        </w:r>
        <w:proofErr w:type="spellStart"/>
        <w:r w:rsidRPr="00517CCD">
          <w:t>red","blue</w:t>
        </w:r>
        <w:proofErr w:type="spellEnd"/>
        <w:r w:rsidRPr="00517CCD">
          <w:t xml:space="preserve">"), </w:t>
        </w:r>
        <w:proofErr w:type="spellStart"/>
        <w:r w:rsidRPr="00517CCD">
          <w:t>xlab</w:t>
        </w:r>
        <w:proofErr w:type="spellEnd"/>
        <w:r w:rsidRPr="00517CCD">
          <w:t xml:space="preserve">="Previous Rent", </w:t>
        </w:r>
        <w:proofErr w:type="spellStart"/>
        <w:r w:rsidRPr="00517CCD">
          <w:t>ylab</w:t>
        </w:r>
        <w:proofErr w:type="spellEnd"/>
        <w:r w:rsidRPr="00517CCD">
          <w:t xml:space="preserve">="Current Rent", </w:t>
        </w:r>
        <w:proofErr w:type="spellStart"/>
        <w:r w:rsidRPr="00517CCD">
          <w:t>frame.plot</w:t>
        </w:r>
        <w:proofErr w:type="spellEnd"/>
        <w:r w:rsidRPr="00517CCD">
          <w:t>=</w:t>
        </w:r>
        <w:proofErr w:type="spellStart"/>
        <w:r w:rsidRPr="00517CCD">
          <w:t>F,pch</w:t>
        </w:r>
        <w:proofErr w:type="spellEnd"/>
        <w:r w:rsidRPr="00517CCD">
          <w:t xml:space="preserve">=c(1,2)) ; </w:t>
        </w:r>
        <w:proofErr w:type="spellStart"/>
        <w:r w:rsidRPr="00517CCD">
          <w:t>abline</w:t>
        </w:r>
        <w:proofErr w:type="spellEnd"/>
        <w:r w:rsidRPr="00517CCD">
          <w:t>(</w:t>
        </w:r>
        <w:proofErr w:type="spellStart"/>
        <w:r w:rsidRPr="00517CCD">
          <w:t>lm</w:t>
        </w:r>
        <w:proofErr w:type="spellEnd"/>
        <w:r w:rsidRPr="00517CCD">
          <w:t>(</w:t>
        </w:r>
        <w:proofErr w:type="spellStart"/>
        <w:r w:rsidRPr="00517CCD">
          <w:t>previousRent~rent</w:t>
        </w:r>
        <w:proofErr w:type="spellEnd"/>
        <w:r w:rsidRPr="00517CCD">
          <w:t>)) ; legend("</w:t>
        </w:r>
        <w:proofErr w:type="spellStart"/>
        <w:r w:rsidRPr="00517CCD">
          <w:t>topleft</w:t>
        </w:r>
        <w:proofErr w:type="spellEnd"/>
        <w:r w:rsidRPr="00517CCD">
          <w:t>",c("</w:t>
        </w:r>
        <w:proofErr w:type="spellStart"/>
        <w:r w:rsidRPr="00517CCD">
          <w:t>Rent","Previous</w:t>
        </w:r>
        <w:proofErr w:type="spellEnd"/>
        <w:r w:rsidRPr="00517CCD">
          <w:t xml:space="preserve"> Rent"),</w:t>
        </w:r>
        <w:proofErr w:type="spellStart"/>
        <w:r w:rsidRPr="00517CCD">
          <w:t>cex</w:t>
        </w:r>
        <w:proofErr w:type="spellEnd"/>
        <w:r w:rsidRPr="00517CCD">
          <w:t>=.8,col=c("</w:t>
        </w:r>
        <w:proofErr w:type="spellStart"/>
        <w:r w:rsidRPr="00517CCD">
          <w:t>red","blue</w:t>
        </w:r>
        <w:proofErr w:type="spellEnd"/>
        <w:r w:rsidRPr="00517CCD">
          <w:t xml:space="preserve">"), </w:t>
        </w:r>
        <w:proofErr w:type="spellStart"/>
        <w:r w:rsidRPr="00517CCD">
          <w:t>pch</w:t>
        </w:r>
        <w:proofErr w:type="spellEnd"/>
        <w:r w:rsidRPr="00517CCD">
          <w:t>=c(1,2))</w:t>
        </w:r>
      </w:ins>
    </w:p>
    <w:p w14:paraId="5803E0DD" w14:textId="77777777" w:rsidR="00517CCD" w:rsidRPr="00517CCD" w:rsidRDefault="00517CCD" w:rsidP="00517CCD">
      <w:pPr>
        <w:rPr>
          <w:ins w:id="1171" w:author="Dimitri Saridakis (20083467)" w:date="2020-05-04T20:12:00Z"/>
        </w:rPr>
        <w:pPrChange w:id="1172" w:author="Dimitri Saridakis (20083467)" w:date="2020-05-04T20:13:00Z">
          <w:pPr>
            <w:pStyle w:val="Heading1"/>
          </w:pPr>
        </w:pPrChange>
      </w:pPr>
    </w:p>
    <w:p w14:paraId="27D658E0" w14:textId="77777777" w:rsidR="00517CCD" w:rsidRPr="00517CCD" w:rsidRDefault="00517CCD" w:rsidP="00517CCD">
      <w:pPr>
        <w:rPr>
          <w:ins w:id="1173" w:author="Dimitri Saridakis (20083467)" w:date="2020-05-04T20:12:00Z"/>
        </w:rPr>
        <w:pPrChange w:id="1174" w:author="Dimitri Saridakis (20083467)" w:date="2020-05-04T20:13:00Z">
          <w:pPr>
            <w:pStyle w:val="Heading1"/>
          </w:pPr>
        </w:pPrChange>
      </w:pPr>
      <w:ins w:id="1175" w:author="Dimitri Saridakis (20083467)" w:date="2020-05-04T20:12:00Z">
        <w:r w:rsidRPr="00517CCD">
          <w:t xml:space="preserve"># removing </w:t>
        </w:r>
        <w:proofErr w:type="spellStart"/>
        <w:r w:rsidRPr="00517CCD">
          <w:t>na</w:t>
        </w:r>
        <w:proofErr w:type="spellEnd"/>
        <w:r w:rsidRPr="00517CCD">
          <w:t xml:space="preserve"> values from data</w:t>
        </w:r>
      </w:ins>
    </w:p>
    <w:p w14:paraId="651C5400" w14:textId="77777777" w:rsidR="00517CCD" w:rsidRPr="00517CCD" w:rsidRDefault="00517CCD" w:rsidP="00517CCD">
      <w:pPr>
        <w:rPr>
          <w:ins w:id="1176" w:author="Dimitri Saridakis (20083467)" w:date="2020-05-04T20:12:00Z"/>
        </w:rPr>
        <w:pPrChange w:id="1177" w:author="Dimitri Saridakis (20083467)" w:date="2020-05-04T20:13:00Z">
          <w:pPr>
            <w:pStyle w:val="Heading1"/>
          </w:pPr>
        </w:pPrChange>
      </w:pPr>
      <w:ins w:id="1178" w:author="Dimitri Saridakis (20083467)" w:date="2020-05-04T20:12:00Z">
        <w:r w:rsidRPr="00517CCD">
          <w:t xml:space="preserve">rentTypeQ7 &lt;- </w:t>
        </w:r>
        <w:proofErr w:type="gramStart"/>
        <w:r w:rsidRPr="00517CCD">
          <w:t>subset(</w:t>
        </w:r>
        <w:proofErr w:type="gramEnd"/>
        <w:r w:rsidRPr="00517CCD">
          <w:t>rent, !(is.na(</w:t>
        </w:r>
        <w:proofErr w:type="spellStart"/>
        <w:r w:rsidRPr="00517CCD">
          <w:t>previousRent</w:t>
        </w:r>
        <w:proofErr w:type="spellEnd"/>
        <w:r w:rsidRPr="00517CCD">
          <w:t>) | (is.na(rent))))</w:t>
        </w:r>
      </w:ins>
    </w:p>
    <w:p w14:paraId="0ACF80E9" w14:textId="77777777" w:rsidR="00517CCD" w:rsidRPr="00517CCD" w:rsidRDefault="00517CCD" w:rsidP="00517CCD">
      <w:pPr>
        <w:rPr>
          <w:ins w:id="1179" w:author="Dimitri Saridakis (20083467)" w:date="2020-05-04T20:12:00Z"/>
        </w:rPr>
        <w:pPrChange w:id="1180" w:author="Dimitri Saridakis (20083467)" w:date="2020-05-04T20:13:00Z">
          <w:pPr>
            <w:pStyle w:val="Heading1"/>
          </w:pPr>
        </w:pPrChange>
      </w:pPr>
      <w:ins w:id="1181" w:author="Dimitri Saridakis (20083467)" w:date="2020-05-04T20:12:00Z">
        <w:r w:rsidRPr="00517CCD">
          <w:t xml:space="preserve">previousRentTypeQ7 &lt;- </w:t>
        </w:r>
        <w:proofErr w:type="gramStart"/>
        <w:r w:rsidRPr="00517CCD">
          <w:t>subset(</w:t>
        </w:r>
        <w:proofErr w:type="spellStart"/>
        <w:proofErr w:type="gramEnd"/>
        <w:r w:rsidRPr="00517CCD">
          <w:t>previousRent</w:t>
        </w:r>
        <w:proofErr w:type="spellEnd"/>
        <w:r w:rsidRPr="00517CCD">
          <w:t>, !(is.na(</w:t>
        </w:r>
        <w:proofErr w:type="spellStart"/>
        <w:r w:rsidRPr="00517CCD">
          <w:t>previousRent</w:t>
        </w:r>
        <w:proofErr w:type="spellEnd"/>
        <w:r w:rsidRPr="00517CCD">
          <w:t>) | (is.na(rent))))</w:t>
        </w:r>
      </w:ins>
    </w:p>
    <w:p w14:paraId="55911640" w14:textId="77777777" w:rsidR="00517CCD" w:rsidRPr="00517CCD" w:rsidRDefault="00517CCD" w:rsidP="00517CCD">
      <w:pPr>
        <w:rPr>
          <w:ins w:id="1182" w:author="Dimitri Saridakis (20083467)" w:date="2020-05-04T20:12:00Z"/>
        </w:rPr>
        <w:pPrChange w:id="1183" w:author="Dimitri Saridakis (20083467)" w:date="2020-05-04T20:13:00Z">
          <w:pPr>
            <w:pStyle w:val="Heading1"/>
          </w:pPr>
        </w:pPrChange>
      </w:pPr>
    </w:p>
    <w:p w14:paraId="3A0F8A83" w14:textId="77777777" w:rsidR="00517CCD" w:rsidRPr="00517CCD" w:rsidRDefault="00517CCD" w:rsidP="00517CCD">
      <w:pPr>
        <w:rPr>
          <w:ins w:id="1184" w:author="Dimitri Saridakis (20083467)" w:date="2020-05-04T20:12:00Z"/>
        </w:rPr>
        <w:pPrChange w:id="1185" w:author="Dimitri Saridakis (20083467)" w:date="2020-05-04T20:13:00Z">
          <w:pPr>
            <w:pStyle w:val="Heading1"/>
          </w:pPr>
        </w:pPrChange>
      </w:pPr>
      <w:ins w:id="1186" w:author="Dimitri Saridakis (20083467)" w:date="2020-05-04T20:12:00Z">
        <w:r w:rsidRPr="00517CCD">
          <w:t># correlation tests</w:t>
        </w:r>
      </w:ins>
    </w:p>
    <w:p w14:paraId="0141A7B3" w14:textId="77777777" w:rsidR="00517CCD" w:rsidRPr="00517CCD" w:rsidRDefault="00517CCD" w:rsidP="00517CCD">
      <w:pPr>
        <w:rPr>
          <w:ins w:id="1187" w:author="Dimitri Saridakis (20083467)" w:date="2020-05-04T20:12:00Z"/>
        </w:rPr>
        <w:pPrChange w:id="1188" w:author="Dimitri Saridakis (20083467)" w:date="2020-05-04T20:13:00Z">
          <w:pPr>
            <w:pStyle w:val="Heading1"/>
          </w:pPr>
        </w:pPrChange>
      </w:pPr>
      <w:proofErr w:type="spellStart"/>
      <w:proofErr w:type="gramStart"/>
      <w:ins w:id="1189" w:author="Dimitri Saridakis (20083467)" w:date="2020-05-04T20:12:00Z">
        <w:r w:rsidRPr="00517CCD">
          <w:t>cor</w:t>
        </w:r>
        <w:proofErr w:type="spellEnd"/>
        <w:r w:rsidRPr="00517CCD">
          <w:t>(</w:t>
        </w:r>
        <w:proofErr w:type="gramEnd"/>
        <w:r w:rsidRPr="00517CCD">
          <w:t>rentTypeQ7, previousRentTypeQ7)</w:t>
        </w:r>
      </w:ins>
    </w:p>
    <w:p w14:paraId="4ECB24EA" w14:textId="77777777" w:rsidR="00517CCD" w:rsidRPr="00517CCD" w:rsidRDefault="00517CCD" w:rsidP="00517CCD">
      <w:pPr>
        <w:rPr>
          <w:ins w:id="1190" w:author="Dimitri Saridakis (20083467)" w:date="2020-05-04T20:12:00Z"/>
        </w:rPr>
        <w:pPrChange w:id="1191" w:author="Dimitri Saridakis (20083467)" w:date="2020-05-04T20:13:00Z">
          <w:pPr>
            <w:pStyle w:val="Heading1"/>
          </w:pPr>
        </w:pPrChange>
      </w:pPr>
      <w:proofErr w:type="spellStart"/>
      <w:proofErr w:type="gramStart"/>
      <w:ins w:id="1192" w:author="Dimitri Saridakis (20083467)" w:date="2020-05-04T20:12:00Z">
        <w:r w:rsidRPr="00517CCD">
          <w:t>cor</w:t>
        </w:r>
        <w:proofErr w:type="spellEnd"/>
        <w:r w:rsidRPr="00517CCD">
          <w:t>(</w:t>
        </w:r>
        <w:proofErr w:type="gramEnd"/>
        <w:r w:rsidRPr="00517CCD">
          <w:t>rentTypeQ7, previousRentTypeQ7)^2</w:t>
        </w:r>
      </w:ins>
    </w:p>
    <w:p w14:paraId="62540943" w14:textId="77777777" w:rsidR="00517CCD" w:rsidRPr="00517CCD" w:rsidRDefault="00517CCD" w:rsidP="00517CCD">
      <w:pPr>
        <w:rPr>
          <w:ins w:id="1193" w:author="Dimitri Saridakis (20083467)" w:date="2020-05-04T20:12:00Z"/>
        </w:rPr>
        <w:pPrChange w:id="1194" w:author="Dimitri Saridakis (20083467)" w:date="2020-05-04T20:13:00Z">
          <w:pPr>
            <w:pStyle w:val="Heading1"/>
          </w:pPr>
        </w:pPrChange>
      </w:pPr>
    </w:p>
    <w:p w14:paraId="4CF435FE" w14:textId="77777777" w:rsidR="00517CCD" w:rsidRPr="00517CCD" w:rsidRDefault="00517CCD" w:rsidP="00517CCD">
      <w:pPr>
        <w:rPr>
          <w:ins w:id="1195" w:author="Dimitri Saridakis (20083467)" w:date="2020-05-04T20:12:00Z"/>
        </w:rPr>
        <w:pPrChange w:id="1196" w:author="Dimitri Saridakis (20083467)" w:date="2020-05-04T20:13:00Z">
          <w:pPr>
            <w:pStyle w:val="Heading1"/>
          </w:pPr>
        </w:pPrChange>
      </w:pPr>
      <w:ins w:id="1197" w:author="Dimitri Saridakis (20083467)" w:date="2020-05-04T20:12:00Z">
        <w:r w:rsidRPr="00517CCD">
          <w:t># to find values for model</w:t>
        </w:r>
      </w:ins>
    </w:p>
    <w:p w14:paraId="4FC82544" w14:textId="77777777" w:rsidR="00517CCD" w:rsidRPr="00517CCD" w:rsidRDefault="00517CCD" w:rsidP="00517CCD">
      <w:pPr>
        <w:rPr>
          <w:ins w:id="1198" w:author="Dimitri Saridakis (20083467)" w:date="2020-05-04T20:12:00Z"/>
        </w:rPr>
        <w:pPrChange w:id="1199" w:author="Dimitri Saridakis (20083467)" w:date="2020-05-04T20:13:00Z">
          <w:pPr>
            <w:pStyle w:val="Heading1"/>
          </w:pPr>
        </w:pPrChange>
      </w:pPr>
      <w:ins w:id="1200" w:author="Dimitri Saridakis (20083467)" w:date="2020-05-04T20:12:00Z">
        <w:r w:rsidRPr="00517CCD">
          <w:t xml:space="preserve">model = </w:t>
        </w:r>
        <w:proofErr w:type="spellStart"/>
        <w:r w:rsidRPr="00517CCD">
          <w:t>lm</w:t>
        </w:r>
        <w:proofErr w:type="spellEnd"/>
        <w:r w:rsidRPr="00517CCD">
          <w:t>(rentTypeQ7~previousRentTypeQ7)</w:t>
        </w:r>
      </w:ins>
    </w:p>
    <w:p w14:paraId="4C4A934B" w14:textId="77777777" w:rsidR="00517CCD" w:rsidRPr="00517CCD" w:rsidRDefault="00517CCD" w:rsidP="00517CCD">
      <w:pPr>
        <w:rPr>
          <w:ins w:id="1201" w:author="Dimitri Saridakis (20083467)" w:date="2020-05-04T20:12:00Z"/>
        </w:rPr>
        <w:pPrChange w:id="1202" w:author="Dimitri Saridakis (20083467)" w:date="2020-05-04T20:13:00Z">
          <w:pPr>
            <w:pStyle w:val="Heading1"/>
          </w:pPr>
        </w:pPrChange>
      </w:pPr>
    </w:p>
    <w:p w14:paraId="64018C2B" w14:textId="77777777" w:rsidR="00517CCD" w:rsidRPr="00517CCD" w:rsidRDefault="00517CCD" w:rsidP="00517CCD">
      <w:pPr>
        <w:rPr>
          <w:ins w:id="1203" w:author="Dimitri Saridakis (20083467)" w:date="2020-05-04T20:12:00Z"/>
        </w:rPr>
        <w:pPrChange w:id="1204" w:author="Dimitri Saridakis (20083467)" w:date="2020-05-04T20:13:00Z">
          <w:pPr>
            <w:pStyle w:val="Heading1"/>
          </w:pPr>
        </w:pPrChange>
      </w:pPr>
      <w:ins w:id="1205" w:author="Dimitri Saridakis (20083467)" w:date="2020-05-04T20:12:00Z">
        <w:r w:rsidRPr="00517CCD">
          <w:t xml:space="preserve"># to get stats </w:t>
        </w:r>
      </w:ins>
    </w:p>
    <w:p w14:paraId="2A6B4B5A" w14:textId="77777777" w:rsidR="00517CCD" w:rsidRPr="00517CCD" w:rsidRDefault="00517CCD" w:rsidP="00517CCD">
      <w:pPr>
        <w:rPr>
          <w:ins w:id="1206" w:author="Dimitri Saridakis (20083467)" w:date="2020-05-04T20:12:00Z"/>
        </w:rPr>
        <w:pPrChange w:id="1207" w:author="Dimitri Saridakis (20083467)" w:date="2020-05-04T20:13:00Z">
          <w:pPr>
            <w:pStyle w:val="Heading1"/>
          </w:pPr>
        </w:pPrChange>
      </w:pPr>
      <w:ins w:id="1208" w:author="Dimitri Saridakis (20083467)" w:date="2020-05-04T20:12:00Z">
        <w:r w:rsidRPr="00517CCD">
          <w:t>summary(model)</w:t>
        </w:r>
      </w:ins>
    </w:p>
    <w:p w14:paraId="71368D97" w14:textId="77777777" w:rsidR="00517CCD" w:rsidRPr="00517CCD" w:rsidRDefault="00517CCD" w:rsidP="00517CCD">
      <w:pPr>
        <w:rPr>
          <w:ins w:id="1209" w:author="Dimitri Saridakis (20083467)" w:date="2020-05-04T20:12:00Z"/>
        </w:rPr>
        <w:pPrChange w:id="1210" w:author="Dimitri Saridakis (20083467)" w:date="2020-05-04T20:13:00Z">
          <w:pPr>
            <w:pStyle w:val="Heading1"/>
          </w:pPr>
        </w:pPrChange>
      </w:pPr>
    </w:p>
    <w:p w14:paraId="54E2C826" w14:textId="77777777" w:rsidR="00517CCD" w:rsidRPr="00517CCD" w:rsidRDefault="00517CCD" w:rsidP="00517CCD">
      <w:pPr>
        <w:rPr>
          <w:ins w:id="1211" w:author="Dimitri Saridakis (20083467)" w:date="2020-05-04T20:12:00Z"/>
        </w:rPr>
        <w:pPrChange w:id="1212" w:author="Dimitri Saridakis (20083467)" w:date="2020-05-04T20:13:00Z">
          <w:pPr>
            <w:pStyle w:val="Heading1"/>
          </w:pPr>
        </w:pPrChange>
      </w:pPr>
      <w:ins w:id="1213" w:author="Dimitri Saridakis (20083467)" w:date="2020-05-04T20:12:00Z">
        <w:r w:rsidRPr="00517CCD">
          <w:t xml:space="preserve"># call to scale </w:t>
        </w:r>
        <w:proofErr w:type="spellStart"/>
        <w:r w:rsidRPr="00517CCD">
          <w:t>previousRent</w:t>
        </w:r>
        <w:proofErr w:type="spellEnd"/>
      </w:ins>
    </w:p>
    <w:p w14:paraId="1B254208" w14:textId="77777777" w:rsidR="00517CCD" w:rsidRPr="00517CCD" w:rsidRDefault="00517CCD" w:rsidP="00517CCD">
      <w:pPr>
        <w:rPr>
          <w:ins w:id="1214" w:author="Dimitri Saridakis (20083467)" w:date="2020-05-04T20:12:00Z"/>
        </w:rPr>
        <w:pPrChange w:id="1215" w:author="Dimitri Saridakis (20083467)" w:date="2020-05-04T20:13:00Z">
          <w:pPr>
            <w:pStyle w:val="Heading1"/>
          </w:pPr>
        </w:pPrChange>
      </w:pPr>
      <w:ins w:id="1216" w:author="Dimitri Saridakis (20083467)" w:date="2020-05-04T20:12:00Z">
        <w:r w:rsidRPr="00517CCD">
          <w:t xml:space="preserve">previousRentScaleQ7 &lt;- </w:t>
        </w:r>
        <w:proofErr w:type="gramStart"/>
        <w:r w:rsidRPr="00517CCD">
          <w:t>scale(</w:t>
        </w:r>
        <w:proofErr w:type="spellStart"/>
        <w:proofErr w:type="gramEnd"/>
        <w:r w:rsidRPr="00517CCD">
          <w:t>previousRent</w:t>
        </w:r>
        <w:proofErr w:type="spellEnd"/>
        <w:r w:rsidRPr="00517CCD">
          <w:t>, center=T, scale=F)</w:t>
        </w:r>
      </w:ins>
    </w:p>
    <w:p w14:paraId="7F62F9C7" w14:textId="77777777" w:rsidR="00517CCD" w:rsidRPr="00517CCD" w:rsidRDefault="00517CCD" w:rsidP="00517CCD">
      <w:pPr>
        <w:rPr>
          <w:ins w:id="1217" w:author="Dimitri Saridakis (20083467)" w:date="2020-05-04T20:12:00Z"/>
        </w:rPr>
        <w:pPrChange w:id="1218" w:author="Dimitri Saridakis (20083467)" w:date="2020-05-04T20:13:00Z">
          <w:pPr>
            <w:pStyle w:val="Heading1"/>
          </w:pPr>
        </w:pPrChange>
      </w:pPr>
    </w:p>
    <w:p w14:paraId="1315556F" w14:textId="77777777" w:rsidR="00517CCD" w:rsidRPr="00517CCD" w:rsidRDefault="00517CCD" w:rsidP="00517CCD">
      <w:pPr>
        <w:rPr>
          <w:ins w:id="1219" w:author="Dimitri Saridakis (20083467)" w:date="2020-05-04T20:12:00Z"/>
        </w:rPr>
        <w:pPrChange w:id="1220" w:author="Dimitri Saridakis (20083467)" w:date="2020-05-04T20:13:00Z">
          <w:pPr>
            <w:pStyle w:val="Heading1"/>
          </w:pPr>
        </w:pPrChange>
      </w:pPr>
      <w:ins w:id="1221" w:author="Dimitri Saridakis (20083467)" w:date="2020-05-04T20:12:00Z">
        <w:r w:rsidRPr="00517CCD">
          <w:t># call to get stats based on new scaled variable</w:t>
        </w:r>
      </w:ins>
    </w:p>
    <w:p w14:paraId="347B4CD4" w14:textId="77777777" w:rsidR="00517CCD" w:rsidRPr="00517CCD" w:rsidRDefault="00517CCD" w:rsidP="00517CCD">
      <w:pPr>
        <w:rPr>
          <w:ins w:id="1222" w:author="Dimitri Saridakis (20083467)" w:date="2020-05-04T20:12:00Z"/>
        </w:rPr>
        <w:pPrChange w:id="1223" w:author="Dimitri Saridakis (20083467)" w:date="2020-05-04T20:13:00Z">
          <w:pPr>
            <w:pStyle w:val="Heading1"/>
          </w:pPr>
        </w:pPrChange>
      </w:pPr>
      <w:ins w:id="1224" w:author="Dimitri Saridakis (20083467)" w:date="2020-05-04T20:12:00Z">
        <w:r w:rsidRPr="00517CCD">
          <w:t>summary(</w:t>
        </w:r>
        <w:proofErr w:type="spellStart"/>
        <w:r w:rsidRPr="00517CCD">
          <w:t>lm</w:t>
        </w:r>
        <w:proofErr w:type="spellEnd"/>
        <w:r w:rsidRPr="00517CCD">
          <w:t>(rentTypeQ7~previousRentScaleQ7))</w:t>
        </w:r>
      </w:ins>
    </w:p>
    <w:p w14:paraId="793F421F" w14:textId="77777777" w:rsidR="00517CCD" w:rsidRPr="00517CCD" w:rsidRDefault="00517CCD" w:rsidP="00517CCD">
      <w:pPr>
        <w:rPr>
          <w:ins w:id="1225" w:author="Dimitri Saridakis (20083467)" w:date="2020-05-04T20:12:00Z"/>
        </w:rPr>
        <w:pPrChange w:id="1226" w:author="Dimitri Saridakis (20083467)" w:date="2020-05-04T20:13:00Z">
          <w:pPr>
            <w:pStyle w:val="Heading1"/>
          </w:pPr>
        </w:pPrChange>
      </w:pPr>
    </w:p>
    <w:p w14:paraId="0AD888B0" w14:textId="77777777" w:rsidR="00517CCD" w:rsidRPr="00517CCD" w:rsidRDefault="00517CCD" w:rsidP="00517CCD">
      <w:pPr>
        <w:rPr>
          <w:ins w:id="1227" w:author="Dimitri Saridakis (20083467)" w:date="2020-05-04T20:12:00Z"/>
        </w:rPr>
        <w:pPrChange w:id="1228" w:author="Dimitri Saridakis (20083467)" w:date="2020-05-04T20:13:00Z">
          <w:pPr>
            <w:pStyle w:val="Heading1"/>
          </w:pPr>
        </w:pPrChange>
      </w:pPr>
      <w:ins w:id="1229" w:author="Dimitri Saridakis (20083467)" w:date="2020-05-04T20:12:00Z">
        <w:r w:rsidRPr="00517CCD">
          <w:t># dividing new coefficient by residual standard error for prediction % error</w:t>
        </w:r>
      </w:ins>
    </w:p>
    <w:p w14:paraId="3000914B" w14:textId="77777777" w:rsidR="00517CCD" w:rsidRPr="00517CCD" w:rsidRDefault="00517CCD" w:rsidP="00517CCD">
      <w:pPr>
        <w:rPr>
          <w:ins w:id="1230" w:author="Dimitri Saridakis (20083467)" w:date="2020-05-04T20:12:00Z"/>
        </w:rPr>
        <w:pPrChange w:id="1231" w:author="Dimitri Saridakis (20083467)" w:date="2020-05-04T20:13:00Z">
          <w:pPr>
            <w:pStyle w:val="Heading1"/>
          </w:pPr>
        </w:pPrChange>
      </w:pPr>
      <w:ins w:id="1232" w:author="Dimitri Saridakis (20083467)" w:date="2020-05-04T20:12:00Z">
        <w:r w:rsidRPr="00517CCD">
          <w:t>888.254/38.18</w:t>
        </w:r>
      </w:ins>
    </w:p>
    <w:p w14:paraId="20D2BD6B" w14:textId="77777777" w:rsidR="00517CCD" w:rsidRPr="00517CCD" w:rsidRDefault="00517CCD" w:rsidP="00517CCD">
      <w:pPr>
        <w:rPr>
          <w:ins w:id="1233" w:author="Dimitri Saridakis (20083467)" w:date="2020-05-04T20:12:00Z"/>
        </w:rPr>
        <w:pPrChange w:id="1234" w:author="Dimitri Saridakis (20083467)" w:date="2020-05-04T20:13:00Z">
          <w:pPr>
            <w:pStyle w:val="Heading1"/>
          </w:pPr>
        </w:pPrChange>
      </w:pPr>
    </w:p>
    <w:p w14:paraId="4FB97D2C" w14:textId="77777777" w:rsidR="00517CCD" w:rsidRPr="00517CCD" w:rsidRDefault="00517CCD" w:rsidP="00517CCD">
      <w:pPr>
        <w:rPr>
          <w:ins w:id="1235" w:author="Dimitri Saridakis (20083467)" w:date="2020-05-04T20:12:00Z"/>
        </w:rPr>
        <w:pPrChange w:id="1236" w:author="Dimitri Saridakis (20083467)" w:date="2020-05-04T20:13:00Z">
          <w:pPr>
            <w:pStyle w:val="Heading1"/>
          </w:pPr>
        </w:pPrChange>
      </w:pPr>
      <w:ins w:id="1237" w:author="Dimitri Saridakis (20083467)" w:date="2020-05-04T20:12:00Z">
        <w:r w:rsidRPr="00517CCD">
          <w:t>#mean</w:t>
        </w:r>
      </w:ins>
    </w:p>
    <w:p w14:paraId="1A03EFE2" w14:textId="15E495E9" w:rsidR="00517CCD" w:rsidRDefault="00517CCD" w:rsidP="00517CCD">
      <w:pPr>
        <w:rPr>
          <w:ins w:id="1238" w:author="Dimitri Saridakis (20083467)" w:date="2020-05-04T22:45:00Z"/>
        </w:rPr>
      </w:pPr>
      <w:ins w:id="1239" w:author="Dimitri Saridakis (20083467)" w:date="2020-05-04T20:12:00Z">
        <w:r w:rsidRPr="00517CCD">
          <w:t>mean(</w:t>
        </w:r>
        <w:proofErr w:type="gramStart"/>
        <w:r w:rsidRPr="00517CCD">
          <w:t>previousRent,na.rm</w:t>
        </w:r>
        <w:proofErr w:type="gramEnd"/>
        <w:r w:rsidRPr="00517CCD">
          <w:t>=T)</w:t>
        </w:r>
      </w:ins>
    </w:p>
    <w:p w14:paraId="7D57BED1" w14:textId="77777777" w:rsidR="005F65CD" w:rsidRDefault="005F65CD" w:rsidP="00517CCD">
      <w:pPr>
        <w:rPr>
          <w:ins w:id="1240" w:author="Dimitri Saridakis (20083467)" w:date="2020-05-04T22:45:00Z"/>
        </w:rPr>
      </w:pPr>
    </w:p>
    <w:p w14:paraId="3398577F" w14:textId="77777777" w:rsidR="005F65CD" w:rsidRDefault="005F65CD" w:rsidP="005F65CD">
      <w:pPr>
        <w:rPr>
          <w:ins w:id="1241" w:author="Dimitri Saridakis (20083467)" w:date="2020-05-04T22:45:00Z"/>
        </w:rPr>
      </w:pPr>
      <w:ins w:id="1242" w:author="Dimitri Saridakis (20083467)" w:date="2020-05-04T22:45:00Z">
        <w:r>
          <w:t xml:space="preserve"># normality check from </w:t>
        </w:r>
        <w:proofErr w:type="spellStart"/>
        <w:r>
          <w:t>olsrr</w:t>
        </w:r>
        <w:proofErr w:type="spellEnd"/>
        <w:r>
          <w:t xml:space="preserve"> package</w:t>
        </w:r>
      </w:ins>
    </w:p>
    <w:p w14:paraId="2666A923" w14:textId="7B29EDF7" w:rsidR="005F65CD" w:rsidRDefault="005F65CD" w:rsidP="005F65CD">
      <w:pPr>
        <w:rPr>
          <w:ins w:id="1243" w:author="Dimitri Saridakis (20083467)" w:date="2020-05-04T22:46:00Z"/>
        </w:rPr>
      </w:pPr>
      <w:proofErr w:type="spellStart"/>
      <w:ins w:id="1244" w:author="Dimitri Saridakis (20083467)" w:date="2020-05-04T22:45:00Z">
        <w:r>
          <w:t>ols_plot_resid_</w:t>
        </w:r>
      </w:ins>
      <w:ins w:id="1245" w:author="Dimitri Saridakis (20083467)" w:date="2020-05-04T22:47:00Z">
        <w:r w:rsidR="00975FFF">
          <w:t>hist</w:t>
        </w:r>
      </w:ins>
      <w:proofErr w:type="spellEnd"/>
      <w:ins w:id="1246" w:author="Dimitri Saridakis (20083467)" w:date="2020-05-04T22:45:00Z">
        <w:r>
          <w:t>(model)</w:t>
        </w:r>
      </w:ins>
    </w:p>
    <w:p w14:paraId="1AC0D398" w14:textId="61032327" w:rsidR="000E1518" w:rsidRPr="00517CCD" w:rsidRDefault="000E1518" w:rsidP="005F65CD">
      <w:pPr>
        <w:rPr>
          <w:ins w:id="1247" w:author="Dimitri Saridakis (20083467)" w:date="2020-05-04T20:12:00Z"/>
        </w:rPr>
        <w:pPrChange w:id="1248" w:author="Dimitri Saridakis (20083467)" w:date="2020-05-04T20:13:00Z">
          <w:pPr>
            <w:pStyle w:val="Heading1"/>
          </w:pPr>
        </w:pPrChange>
      </w:pPr>
      <w:proofErr w:type="spellStart"/>
      <w:ins w:id="1249" w:author="Dimitri Saridakis (20083467)" w:date="2020-05-04T22:46:00Z">
        <w:r w:rsidRPr="000E1518">
          <w:t>ols_test_normality</w:t>
        </w:r>
        <w:proofErr w:type="spellEnd"/>
        <w:r w:rsidRPr="000E1518">
          <w:t>(model)</w:t>
        </w:r>
      </w:ins>
    </w:p>
    <w:p w14:paraId="24165DFC" w14:textId="77777777" w:rsidR="00517CCD" w:rsidRPr="00517CCD" w:rsidRDefault="00517CCD" w:rsidP="00517CCD">
      <w:pPr>
        <w:rPr>
          <w:ins w:id="1250" w:author="Dimitri Saridakis (20083467)" w:date="2020-05-04T20:12:00Z"/>
        </w:rPr>
        <w:pPrChange w:id="1251" w:author="Dimitri Saridakis (20083467)" w:date="2020-05-04T20:13:00Z">
          <w:pPr>
            <w:pStyle w:val="Heading1"/>
          </w:pPr>
        </w:pPrChange>
      </w:pPr>
    </w:p>
    <w:p w14:paraId="0B7456A5" w14:textId="77777777" w:rsidR="00783E3F" w:rsidRPr="00517CCD" w:rsidRDefault="00783E3F" w:rsidP="00783E3F">
      <w:pPr>
        <w:rPr>
          <w:ins w:id="1252" w:author="Dimitri Saridakis (20083467)" w:date="2020-05-04T20:16:00Z"/>
        </w:rPr>
      </w:pPr>
      <w:ins w:id="1253" w:author="Dimitri Saridakis (20083467)" w:date="2020-05-04T20:16:00Z">
        <w:r w:rsidRPr="00517CCD">
          <w:t>-----------------------------------------------------------------------------------------------------------------------------</w:t>
        </w:r>
      </w:ins>
    </w:p>
    <w:p w14:paraId="39E262B3" w14:textId="77777777" w:rsidR="00517CCD" w:rsidRPr="00517CCD" w:rsidRDefault="00517CCD" w:rsidP="00783E3F">
      <w:pPr>
        <w:pStyle w:val="Heading2"/>
        <w:rPr>
          <w:ins w:id="1254" w:author="Dimitri Saridakis (20083467)" w:date="2020-05-04T20:12:00Z"/>
          <w:rFonts w:eastAsiaTheme="minorHAnsi"/>
        </w:rPr>
        <w:pPrChange w:id="1255" w:author="Dimitri Saridakis (20083467)" w:date="2020-05-04T20:15:00Z">
          <w:pPr>
            <w:pStyle w:val="Heading1"/>
          </w:pPr>
        </w:pPrChange>
      </w:pPr>
      <w:bookmarkStart w:id="1256" w:name="_Toc39525001"/>
      <w:ins w:id="1257" w:author="Dimitri Saridakis (20083467)" w:date="2020-05-04T20:12:00Z">
        <w:r w:rsidRPr="00517CCD">
          <w:rPr>
            <w:rFonts w:eastAsiaTheme="minorHAnsi"/>
          </w:rPr>
          <w:t># Q8 Mulitple Regression</w:t>
        </w:r>
        <w:bookmarkEnd w:id="1256"/>
      </w:ins>
    </w:p>
    <w:p w14:paraId="136E28A2" w14:textId="77777777" w:rsidR="00783E3F" w:rsidRPr="00517CCD" w:rsidRDefault="00783E3F" w:rsidP="00783E3F">
      <w:pPr>
        <w:rPr>
          <w:ins w:id="1258" w:author="Dimitri Saridakis (20083467)" w:date="2020-05-04T20:16:00Z"/>
        </w:rPr>
      </w:pPr>
      <w:ins w:id="1259" w:author="Dimitri Saridakis (20083467)" w:date="2020-05-04T20:16:00Z">
        <w:r w:rsidRPr="00517CCD">
          <w:t>-----------------------------------------------------------------------------------------------------------------------------</w:t>
        </w:r>
      </w:ins>
    </w:p>
    <w:p w14:paraId="0E49EF0F" w14:textId="77777777" w:rsidR="00517CCD" w:rsidRPr="00517CCD" w:rsidRDefault="00517CCD" w:rsidP="00517CCD">
      <w:pPr>
        <w:rPr>
          <w:ins w:id="1260" w:author="Dimitri Saridakis (20083467)" w:date="2020-05-04T20:12:00Z"/>
        </w:rPr>
        <w:pPrChange w:id="1261" w:author="Dimitri Saridakis (20083467)" w:date="2020-05-04T20:13:00Z">
          <w:pPr>
            <w:pStyle w:val="Heading1"/>
          </w:pPr>
        </w:pPrChange>
      </w:pPr>
      <w:ins w:id="1262" w:author="Dimitri Saridakis (20083467)" w:date="2020-05-04T20:12:00Z">
        <w:r w:rsidRPr="00517CCD">
          <w:t># to visualise rent and population</w:t>
        </w:r>
      </w:ins>
    </w:p>
    <w:p w14:paraId="4564C241" w14:textId="77777777" w:rsidR="00517CCD" w:rsidRPr="00517CCD" w:rsidRDefault="00517CCD" w:rsidP="00517CCD">
      <w:pPr>
        <w:rPr>
          <w:ins w:id="1263" w:author="Dimitri Saridakis (20083467)" w:date="2020-05-04T20:12:00Z"/>
        </w:rPr>
        <w:pPrChange w:id="1264" w:author="Dimitri Saridakis (20083467)" w:date="2020-05-04T20:13:00Z">
          <w:pPr>
            <w:pStyle w:val="Heading1"/>
          </w:pPr>
        </w:pPrChange>
      </w:pPr>
      <w:ins w:id="1265" w:author="Dimitri Saridakis (20083467)" w:date="2020-05-04T20:12:00Z">
        <w:r w:rsidRPr="00517CCD">
          <w:t>plot(</w:t>
        </w:r>
        <w:proofErr w:type="spellStart"/>
        <w:r w:rsidRPr="00517CCD">
          <w:t>rent,townSize,col</w:t>
        </w:r>
        <w:proofErr w:type="spellEnd"/>
        <w:r w:rsidRPr="00517CCD">
          <w:t xml:space="preserve">=c("red","darkolivegreen3"), </w:t>
        </w:r>
        <w:proofErr w:type="spellStart"/>
        <w:r w:rsidRPr="00517CCD">
          <w:t>xlab</w:t>
        </w:r>
        <w:proofErr w:type="spellEnd"/>
        <w:r w:rsidRPr="00517CCD">
          <w:t xml:space="preserve">="Current Rent", </w:t>
        </w:r>
        <w:proofErr w:type="spellStart"/>
        <w:r w:rsidRPr="00517CCD">
          <w:t>ylab</w:t>
        </w:r>
        <w:proofErr w:type="spellEnd"/>
        <w:r w:rsidRPr="00517CCD">
          <w:t xml:space="preserve">="Population(Thousands)", </w:t>
        </w:r>
        <w:proofErr w:type="spellStart"/>
        <w:r w:rsidRPr="00517CCD">
          <w:t>frame.plot</w:t>
        </w:r>
        <w:proofErr w:type="spellEnd"/>
        <w:r w:rsidRPr="00517CCD">
          <w:t>=</w:t>
        </w:r>
        <w:proofErr w:type="spellStart"/>
        <w:r w:rsidRPr="00517CCD">
          <w:t>F,pch</w:t>
        </w:r>
        <w:proofErr w:type="spellEnd"/>
        <w:r w:rsidRPr="00517CCD">
          <w:t xml:space="preserve">=c(1,3)) ; </w:t>
        </w:r>
        <w:proofErr w:type="spellStart"/>
        <w:r w:rsidRPr="00517CCD">
          <w:t>abline</w:t>
        </w:r>
        <w:proofErr w:type="spellEnd"/>
        <w:r w:rsidRPr="00517CCD">
          <w:t>(</w:t>
        </w:r>
        <w:proofErr w:type="spellStart"/>
        <w:r w:rsidRPr="00517CCD">
          <w:t>lm</w:t>
        </w:r>
        <w:proofErr w:type="spellEnd"/>
        <w:r w:rsidRPr="00517CCD">
          <w:t>(</w:t>
        </w:r>
        <w:proofErr w:type="spellStart"/>
        <w:r w:rsidRPr="00517CCD">
          <w:t>townSize~rent</w:t>
        </w:r>
        <w:proofErr w:type="spellEnd"/>
        <w:r w:rsidRPr="00517CCD">
          <w:t xml:space="preserve">)) ; legend("topleft",c("Rent","Population"),cex=.8,col=c("red","darkolivegreen3"), </w:t>
        </w:r>
        <w:proofErr w:type="spellStart"/>
        <w:r w:rsidRPr="00517CCD">
          <w:t>pch</w:t>
        </w:r>
        <w:proofErr w:type="spellEnd"/>
        <w:r w:rsidRPr="00517CCD">
          <w:t>=c(1,3))</w:t>
        </w:r>
      </w:ins>
    </w:p>
    <w:p w14:paraId="457D0D1B" w14:textId="77777777" w:rsidR="00517CCD" w:rsidRPr="00517CCD" w:rsidRDefault="00517CCD" w:rsidP="00517CCD">
      <w:pPr>
        <w:rPr>
          <w:ins w:id="1266" w:author="Dimitri Saridakis (20083467)" w:date="2020-05-04T20:12:00Z"/>
        </w:rPr>
        <w:pPrChange w:id="1267" w:author="Dimitri Saridakis (20083467)" w:date="2020-05-04T20:13:00Z">
          <w:pPr>
            <w:pStyle w:val="Heading1"/>
          </w:pPr>
        </w:pPrChange>
      </w:pPr>
    </w:p>
    <w:p w14:paraId="696CA850" w14:textId="77777777" w:rsidR="00517CCD" w:rsidRPr="00517CCD" w:rsidRDefault="00517CCD" w:rsidP="00517CCD">
      <w:pPr>
        <w:rPr>
          <w:ins w:id="1268" w:author="Dimitri Saridakis (20083467)" w:date="2020-05-04T20:12:00Z"/>
        </w:rPr>
        <w:pPrChange w:id="1269" w:author="Dimitri Saridakis (20083467)" w:date="2020-05-04T20:13:00Z">
          <w:pPr>
            <w:pStyle w:val="Heading1"/>
          </w:pPr>
        </w:pPrChange>
      </w:pPr>
      <w:ins w:id="1270" w:author="Dimitri Saridakis (20083467)" w:date="2020-05-04T20:12:00Z">
        <w:r w:rsidRPr="00517CCD">
          <w:t># stats on for our model</w:t>
        </w:r>
      </w:ins>
    </w:p>
    <w:p w14:paraId="0881E74C" w14:textId="018F05FE" w:rsidR="00517CCD" w:rsidRPr="00517CCD" w:rsidRDefault="00747034" w:rsidP="00517CCD">
      <w:pPr>
        <w:rPr>
          <w:ins w:id="1271" w:author="Dimitri Saridakis (20083467)" w:date="2020-05-04T20:12:00Z"/>
        </w:rPr>
        <w:pPrChange w:id="1272" w:author="Dimitri Saridakis (20083467)" w:date="2020-05-04T20:13:00Z">
          <w:pPr>
            <w:pStyle w:val="Heading1"/>
          </w:pPr>
        </w:pPrChange>
      </w:pPr>
      <w:ins w:id="1273" w:author="Dimitri Saridakis (20083467)" w:date="2020-05-04T22:48:00Z">
        <w:r>
          <w:t>Model1Q8 &lt;</w:t>
        </w:r>
      </w:ins>
      <w:ins w:id="1274" w:author="Dimitri Saridakis (20083467)" w:date="2020-05-04T22:49:00Z">
        <w:r>
          <w:t xml:space="preserve">- </w:t>
        </w:r>
      </w:ins>
      <w:proofErr w:type="gramStart"/>
      <w:ins w:id="1275" w:author="Dimitri Saridakis (20083467)" w:date="2020-05-04T20:12:00Z">
        <w:r w:rsidR="00517CCD" w:rsidRPr="00517CCD">
          <w:t>summary(</w:t>
        </w:r>
        <w:proofErr w:type="spellStart"/>
        <w:proofErr w:type="gramEnd"/>
        <w:r w:rsidR="00517CCD" w:rsidRPr="00517CCD">
          <w:t>lm</w:t>
        </w:r>
        <w:proofErr w:type="spellEnd"/>
        <w:r w:rsidR="00517CCD" w:rsidRPr="00517CCD">
          <w:t xml:space="preserve">(rent~ </w:t>
        </w:r>
        <w:proofErr w:type="spellStart"/>
        <w:r w:rsidR="00517CCD" w:rsidRPr="00517CCD">
          <w:t>townSize</w:t>
        </w:r>
        <w:proofErr w:type="spellEnd"/>
        <w:r w:rsidR="00517CCD" w:rsidRPr="00517CCD">
          <w:t>))</w:t>
        </w:r>
      </w:ins>
    </w:p>
    <w:p w14:paraId="7A93071A" w14:textId="77777777" w:rsidR="00517CCD" w:rsidRPr="00517CCD" w:rsidRDefault="00517CCD" w:rsidP="00517CCD">
      <w:pPr>
        <w:rPr>
          <w:ins w:id="1276" w:author="Dimitri Saridakis (20083467)" w:date="2020-05-04T20:12:00Z"/>
        </w:rPr>
        <w:pPrChange w:id="1277" w:author="Dimitri Saridakis (20083467)" w:date="2020-05-04T20:13:00Z">
          <w:pPr>
            <w:pStyle w:val="Heading1"/>
          </w:pPr>
        </w:pPrChange>
      </w:pPr>
      <w:proofErr w:type="gramStart"/>
      <w:ins w:id="1278" w:author="Dimitri Saridakis (20083467)" w:date="2020-05-04T20:12:00Z">
        <w:r w:rsidRPr="00517CCD">
          <w:t>summary(</w:t>
        </w:r>
        <w:proofErr w:type="spellStart"/>
        <w:proofErr w:type="gramEnd"/>
        <w:r w:rsidRPr="00517CCD">
          <w:t>lm</w:t>
        </w:r>
        <w:proofErr w:type="spellEnd"/>
        <w:r w:rsidRPr="00517CCD">
          <w:t>(rent~ management))</w:t>
        </w:r>
      </w:ins>
    </w:p>
    <w:p w14:paraId="02D61EBF" w14:textId="77777777" w:rsidR="00747034" w:rsidRDefault="00747034" w:rsidP="00747034">
      <w:pPr>
        <w:rPr>
          <w:ins w:id="1279" w:author="Dimitri Saridakis (20083467)" w:date="2020-05-04T22:48:00Z"/>
        </w:rPr>
      </w:pPr>
    </w:p>
    <w:p w14:paraId="6B662DB2" w14:textId="77777777" w:rsidR="00747034" w:rsidRDefault="00747034" w:rsidP="00747034">
      <w:pPr>
        <w:rPr>
          <w:ins w:id="1280" w:author="Dimitri Saridakis (20083467)" w:date="2020-05-04T22:48:00Z"/>
        </w:rPr>
      </w:pPr>
      <w:ins w:id="1281" w:author="Dimitri Saridakis (20083467)" w:date="2020-05-04T22:48:00Z">
        <w:r>
          <w:t xml:space="preserve"># normality check from </w:t>
        </w:r>
        <w:proofErr w:type="spellStart"/>
        <w:r>
          <w:t>olsrr</w:t>
        </w:r>
        <w:proofErr w:type="spellEnd"/>
        <w:r>
          <w:t xml:space="preserve"> package</w:t>
        </w:r>
      </w:ins>
    </w:p>
    <w:p w14:paraId="49F3FB3B" w14:textId="49D71B57" w:rsidR="00747034" w:rsidRDefault="00747034" w:rsidP="00747034">
      <w:pPr>
        <w:rPr>
          <w:ins w:id="1282" w:author="Dimitri Saridakis (20083467)" w:date="2020-05-04T22:48:00Z"/>
        </w:rPr>
      </w:pPr>
      <w:proofErr w:type="spellStart"/>
      <w:ins w:id="1283" w:author="Dimitri Saridakis (20083467)" w:date="2020-05-04T22:48:00Z">
        <w:r>
          <w:t>ols_plot_resid_</w:t>
        </w:r>
        <w:r>
          <w:t>qq</w:t>
        </w:r>
        <w:proofErr w:type="spellEnd"/>
        <w:r>
          <w:t>(model</w:t>
        </w:r>
        <w:r>
          <w:t>1Q8</w:t>
        </w:r>
        <w:r>
          <w:t>)</w:t>
        </w:r>
      </w:ins>
    </w:p>
    <w:p w14:paraId="2FF9D0B0" w14:textId="1CBEB2FD" w:rsidR="00747034" w:rsidRPr="00517CCD" w:rsidRDefault="00747034" w:rsidP="00747034">
      <w:pPr>
        <w:rPr>
          <w:ins w:id="1284" w:author="Dimitri Saridakis (20083467)" w:date="2020-05-04T22:48:00Z"/>
        </w:rPr>
      </w:pPr>
      <w:proofErr w:type="spellStart"/>
      <w:ins w:id="1285" w:author="Dimitri Saridakis (20083467)" w:date="2020-05-04T22:48:00Z">
        <w:r w:rsidRPr="000E1518">
          <w:t>ols_test_normality</w:t>
        </w:r>
        <w:proofErr w:type="spellEnd"/>
        <w:r w:rsidRPr="000E1518">
          <w:t>(model</w:t>
        </w:r>
        <w:r>
          <w:t>1Q8</w:t>
        </w:r>
        <w:r w:rsidRPr="000E1518">
          <w:t>)</w:t>
        </w:r>
      </w:ins>
    </w:p>
    <w:p w14:paraId="75846EFF" w14:textId="77777777" w:rsidR="00517CCD" w:rsidRPr="00517CCD" w:rsidRDefault="00517CCD" w:rsidP="00517CCD">
      <w:pPr>
        <w:rPr>
          <w:ins w:id="1286" w:author="Dimitri Saridakis (20083467)" w:date="2020-05-04T20:12:00Z"/>
        </w:rPr>
        <w:pPrChange w:id="1287" w:author="Dimitri Saridakis (20083467)" w:date="2020-05-04T20:13:00Z">
          <w:pPr>
            <w:pStyle w:val="Heading1"/>
          </w:pPr>
        </w:pPrChange>
      </w:pPr>
    </w:p>
    <w:p w14:paraId="74A324E5" w14:textId="77777777" w:rsidR="00517CCD" w:rsidRPr="00517CCD" w:rsidRDefault="00517CCD" w:rsidP="00517CCD">
      <w:pPr>
        <w:rPr>
          <w:ins w:id="1288" w:author="Dimitri Saridakis (20083467)" w:date="2020-05-04T20:12:00Z"/>
        </w:rPr>
        <w:pPrChange w:id="1289" w:author="Dimitri Saridakis (20083467)" w:date="2020-05-04T20:13:00Z">
          <w:pPr>
            <w:pStyle w:val="Heading1"/>
          </w:pPr>
        </w:pPrChange>
      </w:pPr>
      <w:ins w:id="1290" w:author="Dimitri Saridakis (20083467)" w:date="2020-05-04T20:12:00Z">
        <w:r w:rsidRPr="00517CCD">
          <w:t xml:space="preserve"># to remove </w:t>
        </w:r>
        <w:proofErr w:type="spellStart"/>
        <w:r w:rsidRPr="00517CCD">
          <w:t>na</w:t>
        </w:r>
        <w:proofErr w:type="spellEnd"/>
      </w:ins>
    </w:p>
    <w:p w14:paraId="31CB5390" w14:textId="77777777" w:rsidR="00517CCD" w:rsidRPr="00517CCD" w:rsidRDefault="00517CCD" w:rsidP="00517CCD">
      <w:pPr>
        <w:rPr>
          <w:ins w:id="1291" w:author="Dimitri Saridakis (20083467)" w:date="2020-05-04T20:12:00Z"/>
        </w:rPr>
        <w:pPrChange w:id="1292" w:author="Dimitri Saridakis (20083467)" w:date="2020-05-04T20:13:00Z">
          <w:pPr>
            <w:pStyle w:val="Heading1"/>
          </w:pPr>
        </w:pPrChange>
      </w:pPr>
      <w:ins w:id="1293" w:author="Dimitri Saridakis (20083467)" w:date="2020-05-04T20:12:00Z">
        <w:r w:rsidRPr="00517CCD">
          <w:t xml:space="preserve">popQ8 &lt;- </w:t>
        </w:r>
        <w:proofErr w:type="gramStart"/>
        <w:r w:rsidRPr="00517CCD">
          <w:t>subset(</w:t>
        </w:r>
        <w:proofErr w:type="spellStart"/>
        <w:proofErr w:type="gramEnd"/>
        <w:r w:rsidRPr="00517CCD">
          <w:t>townSize</w:t>
        </w:r>
        <w:proofErr w:type="spellEnd"/>
        <w:r w:rsidRPr="00517CCD">
          <w:t>, !(is.na(</w:t>
        </w:r>
        <w:proofErr w:type="spellStart"/>
        <w:r w:rsidRPr="00517CCD">
          <w:t>townSize</w:t>
        </w:r>
        <w:proofErr w:type="spellEnd"/>
        <w:r w:rsidRPr="00517CCD">
          <w:t>) | (is.na(rent))))</w:t>
        </w:r>
      </w:ins>
    </w:p>
    <w:p w14:paraId="60518437" w14:textId="77777777" w:rsidR="00517CCD" w:rsidRPr="00517CCD" w:rsidRDefault="00517CCD" w:rsidP="00517CCD">
      <w:pPr>
        <w:rPr>
          <w:ins w:id="1294" w:author="Dimitri Saridakis (20083467)" w:date="2020-05-04T20:12:00Z"/>
        </w:rPr>
        <w:pPrChange w:id="1295" w:author="Dimitri Saridakis (20083467)" w:date="2020-05-04T20:13:00Z">
          <w:pPr>
            <w:pStyle w:val="Heading1"/>
          </w:pPr>
        </w:pPrChange>
      </w:pPr>
      <w:ins w:id="1296" w:author="Dimitri Saridakis (20083467)" w:date="2020-05-04T20:12:00Z">
        <w:r w:rsidRPr="00517CCD">
          <w:t xml:space="preserve">rentTypeQ8 &lt;- </w:t>
        </w:r>
        <w:proofErr w:type="gramStart"/>
        <w:r w:rsidRPr="00517CCD">
          <w:t>subset(</w:t>
        </w:r>
        <w:proofErr w:type="gramEnd"/>
        <w:r w:rsidRPr="00517CCD">
          <w:t>rent, !(is.na(</w:t>
        </w:r>
        <w:proofErr w:type="spellStart"/>
        <w:r w:rsidRPr="00517CCD">
          <w:t>townSize</w:t>
        </w:r>
        <w:proofErr w:type="spellEnd"/>
        <w:r w:rsidRPr="00517CCD">
          <w:t>) | (is.na(rent))))</w:t>
        </w:r>
      </w:ins>
    </w:p>
    <w:p w14:paraId="324A2812" w14:textId="77777777" w:rsidR="00517CCD" w:rsidRPr="00517CCD" w:rsidRDefault="00517CCD" w:rsidP="00517CCD">
      <w:pPr>
        <w:rPr>
          <w:ins w:id="1297" w:author="Dimitri Saridakis (20083467)" w:date="2020-05-04T20:12:00Z"/>
        </w:rPr>
        <w:pPrChange w:id="1298" w:author="Dimitri Saridakis (20083467)" w:date="2020-05-04T20:13:00Z">
          <w:pPr>
            <w:pStyle w:val="Heading1"/>
          </w:pPr>
        </w:pPrChange>
      </w:pPr>
    </w:p>
    <w:p w14:paraId="61EFF834" w14:textId="77777777" w:rsidR="00517CCD" w:rsidRPr="00517CCD" w:rsidRDefault="00517CCD" w:rsidP="00517CCD">
      <w:pPr>
        <w:rPr>
          <w:ins w:id="1299" w:author="Dimitri Saridakis (20083467)" w:date="2020-05-04T20:12:00Z"/>
        </w:rPr>
        <w:pPrChange w:id="1300" w:author="Dimitri Saridakis (20083467)" w:date="2020-05-04T20:13:00Z">
          <w:pPr>
            <w:pStyle w:val="Heading1"/>
          </w:pPr>
        </w:pPrChange>
      </w:pPr>
      <w:ins w:id="1301" w:author="Dimitri Saridakis (20083467)" w:date="2020-05-04T20:12:00Z">
        <w:r w:rsidRPr="00517CCD">
          <w:t xml:space="preserve"># </w:t>
        </w:r>
        <w:proofErr w:type="spellStart"/>
        <w:r w:rsidRPr="00517CCD">
          <w:t>cor</w:t>
        </w:r>
        <w:proofErr w:type="spellEnd"/>
        <w:r w:rsidRPr="00517CCD">
          <w:t xml:space="preserve"> test</w:t>
        </w:r>
      </w:ins>
    </w:p>
    <w:p w14:paraId="4E11CF89" w14:textId="77777777" w:rsidR="00517CCD" w:rsidRPr="00517CCD" w:rsidRDefault="00517CCD" w:rsidP="00517CCD">
      <w:pPr>
        <w:rPr>
          <w:ins w:id="1302" w:author="Dimitri Saridakis (20083467)" w:date="2020-05-04T20:12:00Z"/>
        </w:rPr>
        <w:pPrChange w:id="1303" w:author="Dimitri Saridakis (20083467)" w:date="2020-05-04T20:13:00Z">
          <w:pPr>
            <w:pStyle w:val="Heading1"/>
          </w:pPr>
        </w:pPrChange>
      </w:pPr>
      <w:proofErr w:type="spellStart"/>
      <w:proofErr w:type="gramStart"/>
      <w:ins w:id="1304" w:author="Dimitri Saridakis (20083467)" w:date="2020-05-04T20:12:00Z">
        <w:r w:rsidRPr="00517CCD">
          <w:t>cor</w:t>
        </w:r>
        <w:proofErr w:type="spellEnd"/>
        <w:r w:rsidRPr="00517CCD">
          <w:t>(</w:t>
        </w:r>
        <w:proofErr w:type="gramEnd"/>
        <w:r w:rsidRPr="00517CCD">
          <w:t>rentTypeQ8, popQ8)</w:t>
        </w:r>
      </w:ins>
    </w:p>
    <w:p w14:paraId="1C53A326" w14:textId="77777777" w:rsidR="00517CCD" w:rsidRPr="00517CCD" w:rsidRDefault="00517CCD" w:rsidP="00517CCD">
      <w:pPr>
        <w:rPr>
          <w:ins w:id="1305" w:author="Dimitri Saridakis (20083467)" w:date="2020-05-04T20:12:00Z"/>
        </w:rPr>
        <w:pPrChange w:id="1306" w:author="Dimitri Saridakis (20083467)" w:date="2020-05-04T20:13:00Z">
          <w:pPr>
            <w:pStyle w:val="Heading1"/>
          </w:pPr>
        </w:pPrChange>
      </w:pPr>
    </w:p>
    <w:p w14:paraId="4FA69D41" w14:textId="77777777" w:rsidR="00517CCD" w:rsidRPr="00517CCD" w:rsidRDefault="00517CCD" w:rsidP="00517CCD">
      <w:pPr>
        <w:rPr>
          <w:ins w:id="1307" w:author="Dimitri Saridakis (20083467)" w:date="2020-05-04T20:12:00Z"/>
        </w:rPr>
        <w:pPrChange w:id="1308" w:author="Dimitri Saridakis (20083467)" w:date="2020-05-04T20:13:00Z">
          <w:pPr>
            <w:pStyle w:val="Heading1"/>
          </w:pPr>
        </w:pPrChange>
      </w:pPr>
      <w:ins w:id="1309" w:author="Dimitri Saridakis (20083467)" w:date="2020-05-04T20:12:00Z">
        <w:r w:rsidRPr="00517CCD">
          <w:t># get means</w:t>
        </w:r>
      </w:ins>
    </w:p>
    <w:p w14:paraId="45EBA626" w14:textId="77777777" w:rsidR="00517CCD" w:rsidRPr="00517CCD" w:rsidRDefault="00517CCD" w:rsidP="00517CCD">
      <w:pPr>
        <w:rPr>
          <w:ins w:id="1310" w:author="Dimitri Saridakis (20083467)" w:date="2020-05-04T20:12:00Z"/>
        </w:rPr>
        <w:pPrChange w:id="1311" w:author="Dimitri Saridakis (20083467)" w:date="2020-05-04T20:13:00Z">
          <w:pPr>
            <w:pStyle w:val="Heading1"/>
          </w:pPr>
        </w:pPrChange>
      </w:pPr>
      <w:proofErr w:type="gramStart"/>
      <w:ins w:id="1312" w:author="Dimitri Saridakis (20083467)" w:date="2020-05-04T20:12:00Z">
        <w:r w:rsidRPr="00517CCD">
          <w:t>mean(</w:t>
        </w:r>
        <w:proofErr w:type="spellStart"/>
        <w:proofErr w:type="gramEnd"/>
        <w:r w:rsidRPr="00517CCD">
          <w:t>townSize</w:t>
        </w:r>
        <w:proofErr w:type="spellEnd"/>
        <w:r w:rsidRPr="00517CCD">
          <w:t>, na.rm=T)</w:t>
        </w:r>
      </w:ins>
    </w:p>
    <w:p w14:paraId="7C51C9FB" w14:textId="77777777" w:rsidR="00517CCD" w:rsidRPr="00517CCD" w:rsidRDefault="00517CCD" w:rsidP="00517CCD">
      <w:pPr>
        <w:rPr>
          <w:ins w:id="1313" w:author="Dimitri Saridakis (20083467)" w:date="2020-05-04T20:12:00Z"/>
        </w:rPr>
        <w:pPrChange w:id="1314" w:author="Dimitri Saridakis (20083467)" w:date="2020-05-04T20:13:00Z">
          <w:pPr>
            <w:pStyle w:val="Heading1"/>
          </w:pPr>
        </w:pPrChange>
      </w:pPr>
      <w:proofErr w:type="gramStart"/>
      <w:ins w:id="1315" w:author="Dimitri Saridakis (20083467)" w:date="2020-05-04T20:12:00Z">
        <w:r w:rsidRPr="00517CCD">
          <w:t>mean(</w:t>
        </w:r>
        <w:proofErr w:type="gramEnd"/>
        <w:r w:rsidRPr="00517CCD">
          <w:t>rent, na.rm=T)</w:t>
        </w:r>
      </w:ins>
    </w:p>
    <w:p w14:paraId="68BE9BA4" w14:textId="77777777" w:rsidR="00517CCD" w:rsidRPr="00517CCD" w:rsidRDefault="00517CCD" w:rsidP="00517CCD">
      <w:pPr>
        <w:rPr>
          <w:ins w:id="1316" w:author="Dimitri Saridakis (20083467)" w:date="2020-05-04T20:12:00Z"/>
        </w:rPr>
        <w:pPrChange w:id="1317" w:author="Dimitri Saridakis (20083467)" w:date="2020-05-04T20:13:00Z">
          <w:pPr>
            <w:pStyle w:val="Heading1"/>
          </w:pPr>
        </w:pPrChange>
      </w:pPr>
    </w:p>
    <w:p w14:paraId="7365CD59" w14:textId="77777777" w:rsidR="00517CCD" w:rsidRPr="00517CCD" w:rsidRDefault="00517CCD" w:rsidP="00517CCD">
      <w:pPr>
        <w:rPr>
          <w:ins w:id="1318" w:author="Dimitri Saridakis (20083467)" w:date="2020-05-04T20:12:00Z"/>
        </w:rPr>
        <w:pPrChange w:id="1319" w:author="Dimitri Saridakis (20083467)" w:date="2020-05-04T20:13:00Z">
          <w:pPr>
            <w:pStyle w:val="Heading1"/>
          </w:pPr>
        </w:pPrChange>
      </w:pPr>
      <w:ins w:id="1320" w:author="Dimitri Saridakis (20083467)" w:date="2020-05-04T20:12:00Z">
        <w:r w:rsidRPr="00517CCD">
          <w:t xml:space="preserve"># getting highest value in pop for </w:t>
        </w:r>
        <w:proofErr w:type="spellStart"/>
        <w:r w:rsidRPr="00517CCD">
          <w:t>extrpolated</w:t>
        </w:r>
        <w:proofErr w:type="spellEnd"/>
        <w:r w:rsidRPr="00517CCD">
          <w:t xml:space="preserve"> value model test</w:t>
        </w:r>
      </w:ins>
    </w:p>
    <w:p w14:paraId="2383C951" w14:textId="77777777" w:rsidR="00517CCD" w:rsidRPr="00517CCD" w:rsidRDefault="00517CCD" w:rsidP="00517CCD">
      <w:pPr>
        <w:rPr>
          <w:ins w:id="1321" w:author="Dimitri Saridakis (20083467)" w:date="2020-05-04T20:12:00Z"/>
        </w:rPr>
        <w:pPrChange w:id="1322" w:author="Dimitri Saridakis (20083467)" w:date="2020-05-04T20:13:00Z">
          <w:pPr>
            <w:pStyle w:val="Heading1"/>
          </w:pPr>
        </w:pPrChange>
      </w:pPr>
      <w:proofErr w:type="gramStart"/>
      <w:ins w:id="1323" w:author="Dimitri Saridakis (20083467)" w:date="2020-05-04T20:12:00Z">
        <w:r w:rsidRPr="00517CCD">
          <w:t>max(</w:t>
        </w:r>
        <w:proofErr w:type="spellStart"/>
        <w:proofErr w:type="gramEnd"/>
        <w:r w:rsidRPr="00517CCD">
          <w:t>townSize</w:t>
        </w:r>
        <w:proofErr w:type="spellEnd"/>
        <w:r w:rsidRPr="00517CCD">
          <w:t>, na.rm=T)</w:t>
        </w:r>
      </w:ins>
    </w:p>
    <w:p w14:paraId="11CEF72E" w14:textId="77777777" w:rsidR="00517CCD" w:rsidRPr="00517CCD" w:rsidRDefault="00517CCD" w:rsidP="00517CCD">
      <w:pPr>
        <w:rPr>
          <w:ins w:id="1324" w:author="Dimitri Saridakis (20083467)" w:date="2020-05-04T20:12:00Z"/>
        </w:rPr>
        <w:pPrChange w:id="1325" w:author="Dimitri Saridakis (20083467)" w:date="2020-05-04T20:13:00Z">
          <w:pPr>
            <w:pStyle w:val="Heading1"/>
          </w:pPr>
        </w:pPrChange>
      </w:pPr>
    </w:p>
    <w:p w14:paraId="4BED4F84" w14:textId="77777777" w:rsidR="00517CCD" w:rsidRPr="00517CCD" w:rsidRDefault="00517CCD" w:rsidP="00517CCD">
      <w:pPr>
        <w:rPr>
          <w:ins w:id="1326" w:author="Dimitri Saridakis (20083467)" w:date="2020-05-04T20:12:00Z"/>
        </w:rPr>
        <w:pPrChange w:id="1327" w:author="Dimitri Saridakis (20083467)" w:date="2020-05-04T20:13:00Z">
          <w:pPr>
            <w:pStyle w:val="Heading1"/>
          </w:pPr>
        </w:pPrChange>
      </w:pPr>
      <w:ins w:id="1328" w:author="Dimitri Saridakis (20083467)" w:date="2020-05-04T20:12:00Z">
        <w:r w:rsidRPr="00517CCD">
          <w:t xml:space="preserve"># using multiple summaries of </w:t>
        </w:r>
        <w:proofErr w:type="spellStart"/>
        <w:r w:rsidRPr="00517CCD">
          <w:t>lm</w:t>
        </w:r>
        <w:proofErr w:type="spellEnd"/>
        <w:r w:rsidRPr="00517CCD">
          <w:t xml:space="preserve"> vars to quickly gage the best variables to start </w:t>
        </w:r>
        <w:proofErr w:type="spellStart"/>
        <w:r w:rsidRPr="00517CCD">
          <w:t>buildinf</w:t>
        </w:r>
        <w:proofErr w:type="spellEnd"/>
        <w:r w:rsidRPr="00517CCD">
          <w:t xml:space="preserve"> the model with</w:t>
        </w:r>
      </w:ins>
    </w:p>
    <w:p w14:paraId="6A105072" w14:textId="77777777" w:rsidR="00517CCD" w:rsidRPr="00517CCD" w:rsidRDefault="00517CCD" w:rsidP="00517CCD">
      <w:pPr>
        <w:rPr>
          <w:ins w:id="1329" w:author="Dimitri Saridakis (20083467)" w:date="2020-05-04T20:12:00Z"/>
        </w:rPr>
        <w:pPrChange w:id="1330" w:author="Dimitri Saridakis (20083467)" w:date="2020-05-04T20:13:00Z">
          <w:pPr>
            <w:pStyle w:val="Heading1"/>
          </w:pPr>
        </w:pPrChange>
      </w:pPr>
      <w:proofErr w:type="gramStart"/>
      <w:ins w:id="1331" w:author="Dimitri Saridakis (20083467)" w:date="2020-05-04T20:12:00Z">
        <w:r w:rsidRPr="00517CCD">
          <w:t>summary(</w:t>
        </w:r>
        <w:proofErr w:type="spellStart"/>
        <w:proofErr w:type="gramEnd"/>
        <w:r w:rsidRPr="00517CCD">
          <w:t>lm</w:t>
        </w:r>
        <w:proofErr w:type="spellEnd"/>
        <w:r w:rsidRPr="00517CCD">
          <w:t xml:space="preserve">(rent~ </w:t>
        </w:r>
        <w:proofErr w:type="spellStart"/>
        <w:r w:rsidRPr="00517CCD">
          <w:t>dwellingType</w:t>
        </w:r>
        <w:proofErr w:type="spellEnd"/>
        <w:r w:rsidRPr="00517CCD">
          <w:t>))</w:t>
        </w:r>
      </w:ins>
    </w:p>
    <w:p w14:paraId="0EEB08EC" w14:textId="77777777" w:rsidR="00517CCD" w:rsidRPr="00517CCD" w:rsidRDefault="00517CCD" w:rsidP="00517CCD">
      <w:pPr>
        <w:rPr>
          <w:ins w:id="1332" w:author="Dimitri Saridakis (20083467)" w:date="2020-05-04T20:12:00Z"/>
        </w:rPr>
        <w:pPrChange w:id="1333" w:author="Dimitri Saridakis (20083467)" w:date="2020-05-04T20:13:00Z">
          <w:pPr>
            <w:pStyle w:val="Heading1"/>
          </w:pPr>
        </w:pPrChange>
      </w:pPr>
      <w:proofErr w:type="gramStart"/>
      <w:ins w:id="1334" w:author="Dimitri Saridakis (20083467)" w:date="2020-05-04T20:12:00Z">
        <w:r w:rsidRPr="00517CCD">
          <w:t>summary(</w:t>
        </w:r>
        <w:proofErr w:type="spellStart"/>
        <w:proofErr w:type="gramEnd"/>
        <w:r w:rsidRPr="00517CCD">
          <w:t>lm</w:t>
        </w:r>
        <w:proofErr w:type="spellEnd"/>
        <w:r w:rsidRPr="00517CCD">
          <w:t xml:space="preserve">(rent~ </w:t>
        </w:r>
        <w:proofErr w:type="spellStart"/>
        <w:r w:rsidRPr="00517CCD">
          <w:t>occupantType</w:t>
        </w:r>
        <w:proofErr w:type="spellEnd"/>
        <w:r w:rsidRPr="00517CCD">
          <w:t>))</w:t>
        </w:r>
      </w:ins>
    </w:p>
    <w:p w14:paraId="69C2019A" w14:textId="77777777" w:rsidR="00517CCD" w:rsidRPr="00517CCD" w:rsidRDefault="00517CCD" w:rsidP="00517CCD">
      <w:pPr>
        <w:rPr>
          <w:ins w:id="1335" w:author="Dimitri Saridakis (20083467)" w:date="2020-05-04T20:12:00Z"/>
        </w:rPr>
        <w:pPrChange w:id="1336" w:author="Dimitri Saridakis (20083467)" w:date="2020-05-04T20:13:00Z">
          <w:pPr>
            <w:pStyle w:val="Heading1"/>
          </w:pPr>
        </w:pPrChange>
      </w:pPr>
      <w:proofErr w:type="gramStart"/>
      <w:ins w:id="1337" w:author="Dimitri Saridakis (20083467)" w:date="2020-05-04T20:12:00Z">
        <w:r w:rsidRPr="00517CCD">
          <w:t>summary(</w:t>
        </w:r>
        <w:proofErr w:type="spellStart"/>
        <w:proofErr w:type="gramEnd"/>
        <w:r w:rsidRPr="00517CCD">
          <w:t>lm</w:t>
        </w:r>
        <w:proofErr w:type="spellEnd"/>
        <w:r w:rsidRPr="00517CCD">
          <w:t>(rent~ management))</w:t>
        </w:r>
      </w:ins>
    </w:p>
    <w:p w14:paraId="52C44FCE" w14:textId="77777777" w:rsidR="00517CCD" w:rsidRPr="00517CCD" w:rsidRDefault="00517CCD" w:rsidP="00517CCD">
      <w:pPr>
        <w:rPr>
          <w:ins w:id="1338" w:author="Dimitri Saridakis (20083467)" w:date="2020-05-04T20:12:00Z"/>
        </w:rPr>
        <w:pPrChange w:id="1339" w:author="Dimitri Saridakis (20083467)" w:date="2020-05-04T20:13:00Z">
          <w:pPr>
            <w:pStyle w:val="Heading1"/>
          </w:pPr>
        </w:pPrChange>
      </w:pPr>
    </w:p>
    <w:p w14:paraId="50366A07" w14:textId="77777777" w:rsidR="00517CCD" w:rsidRPr="00517CCD" w:rsidRDefault="00517CCD" w:rsidP="00517CCD">
      <w:pPr>
        <w:rPr>
          <w:ins w:id="1340" w:author="Dimitri Saridakis (20083467)" w:date="2020-05-04T20:12:00Z"/>
        </w:rPr>
        <w:pPrChange w:id="1341" w:author="Dimitri Saridakis (20083467)" w:date="2020-05-04T20:13:00Z">
          <w:pPr>
            <w:pStyle w:val="Heading1"/>
          </w:pPr>
        </w:pPrChange>
      </w:pPr>
      <w:ins w:id="1342" w:author="Dimitri Saridakis (20083467)" w:date="2020-05-04T20:12:00Z">
        <w:r w:rsidRPr="00517CCD">
          <w:t># adding variables together for our model</w:t>
        </w:r>
      </w:ins>
    </w:p>
    <w:p w14:paraId="528E605D" w14:textId="77777777" w:rsidR="00517CCD" w:rsidRPr="00517CCD" w:rsidRDefault="00517CCD" w:rsidP="00517CCD">
      <w:pPr>
        <w:rPr>
          <w:ins w:id="1343" w:author="Dimitri Saridakis (20083467)" w:date="2020-05-04T20:12:00Z"/>
        </w:rPr>
        <w:pPrChange w:id="1344" w:author="Dimitri Saridakis (20083467)" w:date="2020-05-04T20:13:00Z">
          <w:pPr>
            <w:pStyle w:val="Heading1"/>
          </w:pPr>
        </w:pPrChange>
      </w:pPr>
      <w:proofErr w:type="gramStart"/>
      <w:ins w:id="1345" w:author="Dimitri Saridakis (20083467)" w:date="2020-05-04T20:12:00Z">
        <w:r w:rsidRPr="00517CCD">
          <w:t>summary(</w:t>
        </w:r>
        <w:proofErr w:type="spellStart"/>
        <w:proofErr w:type="gramEnd"/>
        <w:r w:rsidRPr="00517CCD">
          <w:t>lm</w:t>
        </w:r>
        <w:proofErr w:type="spellEnd"/>
        <w:r w:rsidRPr="00517CCD">
          <w:t xml:space="preserve">(rent~ </w:t>
        </w:r>
        <w:proofErr w:type="spellStart"/>
        <w:r w:rsidRPr="00517CCD">
          <w:t>occupentType</w:t>
        </w:r>
        <w:proofErr w:type="spellEnd"/>
        <w:r w:rsidRPr="00517CCD">
          <w:t xml:space="preserve"> + </w:t>
        </w:r>
        <w:proofErr w:type="spellStart"/>
        <w:r w:rsidRPr="00517CCD">
          <w:t>townSize</w:t>
        </w:r>
        <w:proofErr w:type="spellEnd"/>
        <w:r w:rsidRPr="00517CCD">
          <w:t>))</w:t>
        </w:r>
      </w:ins>
    </w:p>
    <w:p w14:paraId="7E649984" w14:textId="4890154B" w:rsidR="00517CCD" w:rsidRPr="00517CCD" w:rsidRDefault="00517CCD" w:rsidP="00517CCD">
      <w:pPr>
        <w:rPr>
          <w:ins w:id="1346" w:author="Dimitri Saridakis (20083467)" w:date="2020-05-04T20:12:00Z"/>
        </w:rPr>
        <w:pPrChange w:id="1347" w:author="Dimitri Saridakis (20083467)" w:date="2020-05-04T20:13:00Z">
          <w:pPr>
            <w:pStyle w:val="Heading1"/>
          </w:pPr>
        </w:pPrChange>
      </w:pPr>
      <w:proofErr w:type="gramStart"/>
      <w:ins w:id="1348" w:author="Dimitri Saridakis (20083467)" w:date="2020-05-04T20:12:00Z">
        <w:r w:rsidRPr="00517CCD">
          <w:t>summary(</w:t>
        </w:r>
        <w:proofErr w:type="spellStart"/>
        <w:proofErr w:type="gramEnd"/>
        <w:r w:rsidRPr="00517CCD">
          <w:t>lm</w:t>
        </w:r>
        <w:proofErr w:type="spellEnd"/>
        <w:r w:rsidRPr="00517CCD">
          <w:t xml:space="preserve">(rent~ </w:t>
        </w:r>
        <w:proofErr w:type="spellStart"/>
        <w:r w:rsidRPr="00517CCD">
          <w:t>occupentType</w:t>
        </w:r>
        <w:proofErr w:type="spellEnd"/>
        <w:r w:rsidRPr="00517CCD">
          <w:t xml:space="preserve"> + </w:t>
        </w:r>
        <w:proofErr w:type="spellStart"/>
        <w:r w:rsidRPr="00517CCD">
          <w:t>townSize</w:t>
        </w:r>
        <w:proofErr w:type="spellEnd"/>
        <w:r w:rsidRPr="00517CCD">
          <w:t xml:space="preserve"> + </w:t>
        </w:r>
        <w:proofErr w:type="spellStart"/>
        <w:r w:rsidRPr="00517CCD">
          <w:t>dwellingType</w:t>
        </w:r>
        <w:proofErr w:type="spellEnd"/>
        <w:r w:rsidRPr="00517CCD">
          <w:t>))</w:t>
        </w:r>
      </w:ins>
    </w:p>
    <w:p w14:paraId="2EAA4F69" w14:textId="77777777" w:rsidR="00783E3F" w:rsidRPr="00517CCD" w:rsidRDefault="00783E3F" w:rsidP="00783E3F">
      <w:pPr>
        <w:rPr>
          <w:ins w:id="1349" w:author="Dimitri Saridakis (20083467)" w:date="2020-05-04T20:16:00Z"/>
        </w:rPr>
      </w:pPr>
      <w:ins w:id="1350" w:author="Dimitri Saridakis (20083467)" w:date="2020-05-04T20:16:00Z">
        <w:r w:rsidRPr="00517CCD">
          <w:t>-----------------------------------------------------------------------------------------------------------------------------</w:t>
        </w:r>
      </w:ins>
    </w:p>
    <w:p w14:paraId="251DDB9C" w14:textId="775FBB88" w:rsidR="00B67C9B" w:rsidDel="00117CD7" w:rsidRDefault="00B67C9B" w:rsidP="00517CCD">
      <w:pPr>
        <w:rPr>
          <w:del w:id="1351" w:author="Dimitri Saridakis (20083467)" w:date="2020-05-04T20:07:00Z"/>
        </w:rPr>
        <w:pPrChange w:id="1352" w:author="Dimitri Saridakis (20083467)" w:date="2020-05-04T20:13:00Z">
          <w:pPr/>
        </w:pPrChange>
      </w:pPr>
      <w:del w:id="1353" w:author="Dimitri Saridakis (20083467)" w:date="2020-05-04T20:07:00Z">
        <w:r w:rsidDel="00117CD7">
          <w:delText>==========================================================</w:delText>
        </w:r>
      </w:del>
    </w:p>
    <w:p w14:paraId="057EA567" w14:textId="1C6A1C2D" w:rsidR="00B67C9B" w:rsidDel="00117CD7" w:rsidRDefault="00B67C9B" w:rsidP="00517CCD">
      <w:pPr>
        <w:rPr>
          <w:del w:id="1354" w:author="Dimitri Saridakis (20083467)" w:date="2020-05-04T20:07:00Z"/>
        </w:rPr>
        <w:pPrChange w:id="1355" w:author="Dimitri Saridakis (20083467)" w:date="2020-05-04T20:13:00Z">
          <w:pPr/>
        </w:pPrChange>
      </w:pPr>
      <w:del w:id="1356" w:author="Dimitri Saridakis (20083467)" w:date="2020-05-04T20:07:00Z">
        <w:r w:rsidDel="00117CD7">
          <w:tab/>
        </w:r>
        <w:r w:rsidDel="00117CD7">
          <w:tab/>
        </w:r>
        <w:r w:rsidDel="00117CD7">
          <w:tab/>
        </w:r>
        <w:r w:rsidDel="00117CD7">
          <w:tab/>
          <w:delText>#Part A</w:delText>
        </w:r>
        <w:r w:rsidDel="00117CD7">
          <w:tab/>
        </w:r>
        <w:r w:rsidDel="00117CD7">
          <w:tab/>
        </w:r>
        <w:r w:rsidDel="00117CD7">
          <w:tab/>
        </w:r>
        <w:r w:rsidDel="00117CD7">
          <w:tab/>
        </w:r>
        <w:r w:rsidDel="00117CD7">
          <w:tab/>
        </w:r>
      </w:del>
    </w:p>
    <w:p w14:paraId="669C0D99" w14:textId="6552AFFA" w:rsidR="00B67C9B" w:rsidDel="00117CD7" w:rsidRDefault="00B67C9B" w:rsidP="00517CCD">
      <w:pPr>
        <w:rPr>
          <w:del w:id="1357" w:author="Dimitri Saridakis (20083467)" w:date="2020-05-04T20:07:00Z"/>
        </w:rPr>
        <w:pPrChange w:id="1358" w:author="Dimitri Saridakis (20083467)" w:date="2020-05-04T20:13:00Z">
          <w:pPr/>
        </w:pPrChange>
      </w:pPr>
      <w:del w:id="1359" w:author="Dimitri Saridakis (20083467)" w:date="2020-05-04T20:07:00Z">
        <w:r w:rsidDel="00117CD7">
          <w:delText>==========================================================</w:delText>
        </w:r>
      </w:del>
    </w:p>
    <w:p w14:paraId="0BC294BB" w14:textId="3035E7EE" w:rsidR="00B67C9B" w:rsidDel="00117CD7" w:rsidRDefault="00B67C9B" w:rsidP="00517CCD">
      <w:pPr>
        <w:rPr>
          <w:del w:id="1360" w:author="Dimitri Saridakis (20083467)" w:date="2020-05-04T20:07:00Z"/>
        </w:rPr>
        <w:pPrChange w:id="1361" w:author="Dimitri Saridakis (20083467)" w:date="2020-05-04T20:13:00Z">
          <w:pPr/>
        </w:pPrChange>
      </w:pPr>
      <w:del w:id="1362" w:author="Dimitri Saridakis (20083467)" w:date="2020-05-04T20:07:00Z">
        <w:r w:rsidDel="00117CD7">
          <w:delText>#question1</w:delText>
        </w:r>
      </w:del>
    </w:p>
    <w:p w14:paraId="42D07DDC" w14:textId="465C1EB4" w:rsidR="00B67C9B" w:rsidDel="00117CD7" w:rsidRDefault="00B67C9B" w:rsidP="00517CCD">
      <w:pPr>
        <w:rPr>
          <w:del w:id="1363" w:author="Dimitri Saridakis (20083467)" w:date="2020-05-04T20:07:00Z"/>
        </w:rPr>
        <w:pPrChange w:id="1364" w:author="Dimitri Saridakis (20083467)" w:date="2020-05-04T20:13:00Z">
          <w:pPr/>
        </w:pPrChange>
      </w:pPr>
      <w:del w:id="1365" w:author="Dimitri Saridakis (20083467)" w:date="2020-05-04T20:07:00Z">
        <w:r w:rsidDel="00117CD7">
          <w:delText>-----------------------------------------------------------------------------------------------------------------------------</w:delText>
        </w:r>
      </w:del>
    </w:p>
    <w:p w14:paraId="5379360A" w14:textId="5712BA21" w:rsidR="00B67C9B" w:rsidDel="00117CD7" w:rsidRDefault="00B67C9B" w:rsidP="00517CCD">
      <w:pPr>
        <w:rPr>
          <w:del w:id="1366" w:author="Dimitri Saridakis (20083467)" w:date="2020-05-04T20:07:00Z"/>
        </w:rPr>
        <w:pPrChange w:id="1367" w:author="Dimitri Saridakis (20083467)" w:date="2020-05-04T20:13:00Z">
          <w:pPr/>
        </w:pPrChange>
      </w:pPr>
      <w:del w:id="1368" w:author="Dimitri Saridakis (20083467)" w:date="2020-05-04T20:07:00Z">
        <w:r w:rsidDel="00117CD7">
          <w:delText># to plot scatter graph</w:delText>
        </w:r>
      </w:del>
    </w:p>
    <w:p w14:paraId="6C1B04A8" w14:textId="047B5C8F" w:rsidR="00B67C9B" w:rsidDel="00117CD7" w:rsidRDefault="00B67C9B" w:rsidP="00517CCD">
      <w:pPr>
        <w:rPr>
          <w:del w:id="1369" w:author="Dimitri Saridakis (20083467)" w:date="2020-05-04T20:07:00Z"/>
        </w:rPr>
        <w:pPrChange w:id="1370" w:author="Dimitri Saridakis (20083467)" w:date="2020-05-04T20:13:00Z">
          <w:pPr/>
        </w:pPrChange>
      </w:pPr>
      <w:del w:id="1371" w:author="Dimitri Saridakis (20083467)" w:date="2020-05-04T20:07:00Z">
        <w:r w:rsidDel="00117CD7">
          <w:delText>plot(townSize, rent, xlab = "Town Population", ylab = "Rent")</w:delText>
        </w:r>
      </w:del>
    </w:p>
    <w:p w14:paraId="638E97DE" w14:textId="0B9A81E4" w:rsidR="00B67C9B" w:rsidDel="00117CD7" w:rsidRDefault="00B67C9B" w:rsidP="00517CCD">
      <w:pPr>
        <w:rPr>
          <w:del w:id="1372" w:author="Dimitri Saridakis (20083467)" w:date="2020-05-04T20:07:00Z"/>
        </w:rPr>
        <w:pPrChange w:id="1373" w:author="Dimitri Saridakis (20083467)" w:date="2020-05-04T20:13:00Z">
          <w:pPr/>
        </w:pPrChange>
      </w:pPr>
    </w:p>
    <w:p w14:paraId="7064FCC8" w14:textId="4175B430" w:rsidR="00B67C9B" w:rsidDel="00117CD7" w:rsidRDefault="00B67C9B" w:rsidP="00517CCD">
      <w:pPr>
        <w:rPr>
          <w:del w:id="1374" w:author="Dimitri Saridakis (20083467)" w:date="2020-05-04T20:07:00Z"/>
        </w:rPr>
        <w:pPrChange w:id="1375" w:author="Dimitri Saridakis (20083467)" w:date="2020-05-04T20:13:00Z">
          <w:pPr/>
        </w:pPrChange>
      </w:pPr>
      <w:del w:id="1376" w:author="Dimitri Saridakis (20083467)" w:date="2020-05-04T20:07:00Z">
        <w:r w:rsidDel="00117CD7">
          <w:delText># subset of data without na values</w:delText>
        </w:r>
      </w:del>
    </w:p>
    <w:p w14:paraId="6D427C64" w14:textId="5B8E5D4B" w:rsidR="00B67C9B" w:rsidDel="00117CD7" w:rsidRDefault="00B67C9B" w:rsidP="00517CCD">
      <w:pPr>
        <w:rPr>
          <w:del w:id="1377" w:author="Dimitri Saridakis (20083467)" w:date="2020-05-04T20:07:00Z"/>
        </w:rPr>
        <w:pPrChange w:id="1378" w:author="Dimitri Saridakis (20083467)" w:date="2020-05-04T20:13:00Z">
          <w:pPr/>
        </w:pPrChange>
      </w:pPr>
      <w:del w:id="1379" w:author="Dimitri Saridakis (20083467)" w:date="2020-05-04T20:07:00Z">
        <w:r w:rsidDel="00117CD7">
          <w:delText>rentTypeQ2 &lt;- subset(rent, !(is.na(townSize) | (is.na(rent))))</w:delText>
        </w:r>
      </w:del>
    </w:p>
    <w:p w14:paraId="2AAAEC5C" w14:textId="67C710DC" w:rsidR="00B67C9B" w:rsidDel="00117CD7" w:rsidRDefault="00B67C9B" w:rsidP="00517CCD">
      <w:pPr>
        <w:rPr>
          <w:del w:id="1380" w:author="Dimitri Saridakis (20083467)" w:date="2020-05-04T20:07:00Z"/>
        </w:rPr>
        <w:pPrChange w:id="1381" w:author="Dimitri Saridakis (20083467)" w:date="2020-05-04T20:13:00Z">
          <w:pPr/>
        </w:pPrChange>
      </w:pPr>
      <w:del w:id="1382" w:author="Dimitri Saridakis (20083467)" w:date="2020-05-04T20:07:00Z">
        <w:r w:rsidDel="00117CD7">
          <w:delText>popTypeQ2 &lt;- subset(townSize, !(is.na(townSize) | (is.na(rent))))</w:delText>
        </w:r>
      </w:del>
    </w:p>
    <w:p w14:paraId="7A3A4BC7" w14:textId="5ADEAF66" w:rsidR="00B67C9B" w:rsidDel="00117CD7" w:rsidRDefault="00B67C9B" w:rsidP="00517CCD">
      <w:pPr>
        <w:rPr>
          <w:del w:id="1383" w:author="Dimitri Saridakis (20083467)" w:date="2020-05-04T20:07:00Z"/>
        </w:rPr>
        <w:pPrChange w:id="1384" w:author="Dimitri Saridakis (20083467)" w:date="2020-05-04T20:13:00Z">
          <w:pPr/>
        </w:pPrChange>
      </w:pPr>
    </w:p>
    <w:p w14:paraId="297A00A3" w14:textId="719ACE14" w:rsidR="00B67C9B" w:rsidDel="00117CD7" w:rsidRDefault="00B67C9B" w:rsidP="00517CCD">
      <w:pPr>
        <w:rPr>
          <w:del w:id="1385" w:author="Dimitri Saridakis (20083467)" w:date="2020-05-04T20:07:00Z"/>
        </w:rPr>
        <w:pPrChange w:id="1386" w:author="Dimitri Saridakis (20083467)" w:date="2020-05-04T20:13:00Z">
          <w:pPr/>
        </w:pPrChange>
      </w:pPr>
      <w:del w:id="1387" w:author="Dimitri Saridakis (20083467)" w:date="2020-05-04T20:07:00Z">
        <w:r w:rsidDel="00117CD7">
          <w:delText># correlation tests</w:delText>
        </w:r>
      </w:del>
    </w:p>
    <w:p w14:paraId="4877440E" w14:textId="5AE0C150" w:rsidR="00B67C9B" w:rsidDel="00117CD7" w:rsidRDefault="00B67C9B" w:rsidP="00517CCD">
      <w:pPr>
        <w:rPr>
          <w:del w:id="1388" w:author="Dimitri Saridakis (20083467)" w:date="2020-05-04T20:07:00Z"/>
        </w:rPr>
        <w:pPrChange w:id="1389" w:author="Dimitri Saridakis (20083467)" w:date="2020-05-04T20:13:00Z">
          <w:pPr/>
        </w:pPrChange>
      </w:pPr>
      <w:del w:id="1390" w:author="Dimitri Saridakis (20083467)" w:date="2020-05-04T20:07:00Z">
        <w:r w:rsidDel="00117CD7">
          <w:delText>cor(popTypeQ2,rentTypeQ2)</w:delText>
        </w:r>
      </w:del>
    </w:p>
    <w:p w14:paraId="227ABAEF" w14:textId="7B64F133" w:rsidR="00B67C9B" w:rsidDel="00117CD7" w:rsidRDefault="00B67C9B" w:rsidP="00517CCD">
      <w:pPr>
        <w:rPr>
          <w:del w:id="1391" w:author="Dimitri Saridakis (20083467)" w:date="2020-05-04T20:07:00Z"/>
        </w:rPr>
        <w:pPrChange w:id="1392" w:author="Dimitri Saridakis (20083467)" w:date="2020-05-04T20:13:00Z">
          <w:pPr/>
        </w:pPrChange>
      </w:pPr>
      <w:del w:id="1393" w:author="Dimitri Saridakis (20083467)" w:date="2020-05-04T20:07:00Z">
        <w:r w:rsidDel="00117CD7">
          <w:delText>cor(popTypeQ2,rentTypeQ2)^2</w:delText>
        </w:r>
      </w:del>
    </w:p>
    <w:p w14:paraId="5962213D" w14:textId="6A863B3E" w:rsidR="00B67C9B" w:rsidDel="00117CD7" w:rsidRDefault="00B67C9B" w:rsidP="00517CCD">
      <w:pPr>
        <w:rPr>
          <w:del w:id="1394" w:author="Dimitri Saridakis (20083467)" w:date="2020-05-04T20:07:00Z"/>
        </w:rPr>
        <w:pPrChange w:id="1395" w:author="Dimitri Saridakis (20083467)" w:date="2020-05-04T20:13:00Z">
          <w:pPr/>
        </w:pPrChange>
      </w:pPr>
    </w:p>
    <w:p w14:paraId="24A206C4" w14:textId="3A9BB455" w:rsidR="00B67C9B" w:rsidDel="00117CD7" w:rsidRDefault="00B67C9B" w:rsidP="00517CCD">
      <w:pPr>
        <w:rPr>
          <w:del w:id="1396" w:author="Dimitri Saridakis (20083467)" w:date="2020-05-04T20:07:00Z"/>
        </w:rPr>
        <w:pPrChange w:id="1397" w:author="Dimitri Saridakis (20083467)" w:date="2020-05-04T20:13:00Z">
          <w:pPr/>
        </w:pPrChange>
      </w:pPr>
      <w:del w:id="1398" w:author="Dimitri Saridakis (20083467)" w:date="2020-05-04T20:07:00Z">
        <w:r w:rsidDel="00117CD7">
          <w:delText># pearson correlation test</w:delText>
        </w:r>
      </w:del>
    </w:p>
    <w:p w14:paraId="76EA4C5D" w14:textId="0261EF8F" w:rsidR="00B67C9B" w:rsidDel="00117CD7" w:rsidRDefault="00B67C9B" w:rsidP="00517CCD">
      <w:pPr>
        <w:rPr>
          <w:del w:id="1399" w:author="Dimitri Saridakis (20083467)" w:date="2020-05-04T20:07:00Z"/>
        </w:rPr>
        <w:pPrChange w:id="1400" w:author="Dimitri Saridakis (20083467)" w:date="2020-05-04T20:13:00Z">
          <w:pPr/>
        </w:pPrChange>
      </w:pPr>
      <w:del w:id="1401" w:author="Dimitri Saridakis (20083467)" w:date="2020-05-04T20:07:00Z">
        <w:r w:rsidDel="00117CD7">
          <w:delText>cor.test(popTypeQ2,rentTypeQ2)</w:delText>
        </w:r>
      </w:del>
    </w:p>
    <w:p w14:paraId="158090B6" w14:textId="022FE9CA" w:rsidR="00B67C9B" w:rsidDel="00117CD7" w:rsidRDefault="00B67C9B" w:rsidP="00517CCD">
      <w:pPr>
        <w:rPr>
          <w:del w:id="1402" w:author="Dimitri Saridakis (20083467)" w:date="2020-05-04T20:07:00Z"/>
        </w:rPr>
        <w:pPrChange w:id="1403" w:author="Dimitri Saridakis (20083467)" w:date="2020-05-04T20:13:00Z">
          <w:pPr/>
        </w:pPrChange>
      </w:pPr>
    </w:p>
    <w:p w14:paraId="003C5297" w14:textId="03289DA4" w:rsidR="00B67C9B" w:rsidDel="00117CD7" w:rsidRDefault="00B67C9B" w:rsidP="00517CCD">
      <w:pPr>
        <w:rPr>
          <w:del w:id="1404" w:author="Dimitri Saridakis (20083467)" w:date="2020-05-04T20:07:00Z"/>
        </w:rPr>
        <w:pPrChange w:id="1405" w:author="Dimitri Saridakis (20083467)" w:date="2020-05-04T20:13:00Z">
          <w:pPr/>
        </w:pPrChange>
      </w:pPr>
      <w:del w:id="1406" w:author="Dimitri Saridakis (20083467)" w:date="2020-05-04T20:07:00Z">
        <w:r w:rsidDel="00117CD7">
          <w:delText># HZ test for Multivariate Normality</w:delText>
        </w:r>
      </w:del>
    </w:p>
    <w:p w14:paraId="25390E60" w14:textId="483449FB" w:rsidR="00B67C9B" w:rsidDel="00117CD7" w:rsidRDefault="00B67C9B" w:rsidP="00517CCD">
      <w:pPr>
        <w:rPr>
          <w:del w:id="1407" w:author="Dimitri Saridakis (20083467)" w:date="2020-05-04T20:07:00Z"/>
        </w:rPr>
        <w:pPrChange w:id="1408" w:author="Dimitri Saridakis (20083467)" w:date="2020-05-04T20:13:00Z">
          <w:pPr/>
        </w:pPrChange>
      </w:pPr>
      <w:del w:id="1409" w:author="Dimitri Saridakis (20083467)" w:date="2020-05-04T20:07:00Z">
        <w:r w:rsidDel="00117CD7">
          <w:delText>HZ.test(data.frame(popTypeQ2,rentTypeQ2))</w:delText>
        </w:r>
      </w:del>
    </w:p>
    <w:p w14:paraId="18E9301A" w14:textId="1906F73F" w:rsidR="00B67C9B" w:rsidDel="00117CD7" w:rsidRDefault="00B67C9B" w:rsidP="00517CCD">
      <w:pPr>
        <w:rPr>
          <w:del w:id="1410" w:author="Dimitri Saridakis (20083467)" w:date="2020-05-04T20:07:00Z"/>
        </w:rPr>
        <w:pPrChange w:id="1411" w:author="Dimitri Saridakis (20083467)" w:date="2020-05-04T20:13:00Z">
          <w:pPr/>
        </w:pPrChange>
      </w:pPr>
    </w:p>
    <w:p w14:paraId="44E7124A" w14:textId="3CE347E3" w:rsidR="00B67C9B" w:rsidDel="00117CD7" w:rsidRDefault="00B67C9B" w:rsidP="00517CCD">
      <w:pPr>
        <w:rPr>
          <w:del w:id="1412" w:author="Dimitri Saridakis (20083467)" w:date="2020-05-04T20:07:00Z"/>
        </w:rPr>
        <w:pPrChange w:id="1413" w:author="Dimitri Saridakis (20083467)" w:date="2020-05-04T20:13:00Z">
          <w:pPr/>
        </w:pPrChange>
      </w:pPr>
      <w:del w:id="1414" w:author="Dimitri Saridakis (20083467)" w:date="2020-05-04T20:07:00Z">
        <w:r w:rsidDel="00117CD7">
          <w:delText>----------------------------------------------------------------------------</w:delText>
        </w:r>
      </w:del>
    </w:p>
    <w:p w14:paraId="6FB5673D" w14:textId="76499585" w:rsidR="00B67C9B" w:rsidDel="00117CD7" w:rsidRDefault="00B67C9B" w:rsidP="00517CCD">
      <w:pPr>
        <w:rPr>
          <w:del w:id="1415" w:author="Dimitri Saridakis (20083467)" w:date="2020-05-04T20:07:00Z"/>
        </w:rPr>
        <w:pPrChange w:id="1416" w:author="Dimitri Saridakis (20083467)" w:date="2020-05-04T20:13:00Z">
          <w:pPr/>
        </w:pPrChange>
      </w:pPr>
      <w:del w:id="1417" w:author="Dimitri Saridakis (20083467)" w:date="2020-05-04T20:07:00Z">
        <w:r w:rsidDel="00117CD7">
          <w:delText xml:space="preserve">#question2 </w:delText>
        </w:r>
      </w:del>
    </w:p>
    <w:p w14:paraId="1D467E82" w14:textId="7FFA0925" w:rsidR="00B67C9B" w:rsidDel="00117CD7" w:rsidRDefault="00B67C9B" w:rsidP="00517CCD">
      <w:pPr>
        <w:rPr>
          <w:del w:id="1418" w:author="Dimitri Saridakis (20083467)" w:date="2020-05-04T20:07:00Z"/>
        </w:rPr>
        <w:pPrChange w:id="1419" w:author="Dimitri Saridakis (20083467)" w:date="2020-05-04T20:13:00Z">
          <w:pPr/>
        </w:pPrChange>
      </w:pPr>
      <w:del w:id="1420" w:author="Dimitri Saridakis (20083467)" w:date="2020-05-04T20:07:00Z">
        <w:r w:rsidDel="00117CD7">
          <w:delText>----------------------------------------------------------------------------</w:delText>
        </w:r>
      </w:del>
    </w:p>
    <w:p w14:paraId="346FF1B5" w14:textId="363DDE22" w:rsidR="00B67C9B" w:rsidDel="00117CD7" w:rsidRDefault="00B67C9B" w:rsidP="00517CCD">
      <w:pPr>
        <w:rPr>
          <w:del w:id="1421" w:author="Dimitri Saridakis (20083467)" w:date="2020-05-04T20:07:00Z"/>
        </w:rPr>
        <w:pPrChange w:id="1422" w:author="Dimitri Saridakis (20083467)" w:date="2020-05-04T20:13:00Z">
          <w:pPr/>
        </w:pPrChange>
      </w:pPr>
      <w:del w:id="1423" w:author="Dimitri Saridakis (20083467)" w:date="2020-05-04T20:07:00Z">
        <w:r w:rsidDel="00117CD7">
          <w:delText># for q1 to subset dwellingType column to allow for just vars 1(house) or 2(apartment)</w:delText>
        </w:r>
      </w:del>
    </w:p>
    <w:p w14:paraId="4598743C" w14:textId="7D07839C" w:rsidR="00B67C9B" w:rsidDel="00117CD7" w:rsidRDefault="00B67C9B" w:rsidP="00517CCD">
      <w:pPr>
        <w:rPr>
          <w:del w:id="1424" w:author="Dimitri Saridakis (20083467)" w:date="2020-05-04T20:07:00Z"/>
        </w:rPr>
        <w:pPrChange w:id="1425" w:author="Dimitri Saridakis (20083467)" w:date="2020-05-04T20:13:00Z">
          <w:pPr/>
        </w:pPrChange>
      </w:pPr>
      <w:del w:id="1426" w:author="Dimitri Saridakis (20083467)" w:date="2020-05-04T20:07:00Z">
        <w:r w:rsidDel="00117CD7">
          <w:delText>dwellTypeQ1 &lt;- subset(dwellingType,dwellingType &lt; 3, na.rm=TRUE )</w:delText>
        </w:r>
      </w:del>
    </w:p>
    <w:p w14:paraId="04B00694" w14:textId="2451055D" w:rsidR="00B67C9B" w:rsidDel="00117CD7" w:rsidRDefault="00B67C9B" w:rsidP="00517CCD">
      <w:pPr>
        <w:rPr>
          <w:del w:id="1427" w:author="Dimitri Saridakis (20083467)" w:date="2020-05-04T20:07:00Z"/>
        </w:rPr>
        <w:pPrChange w:id="1428" w:author="Dimitri Saridakis (20083467)" w:date="2020-05-04T20:13:00Z">
          <w:pPr/>
        </w:pPrChange>
      </w:pPr>
    </w:p>
    <w:p w14:paraId="6FF91B01" w14:textId="534786D8" w:rsidR="00B67C9B" w:rsidDel="00117CD7" w:rsidRDefault="00B67C9B" w:rsidP="00517CCD">
      <w:pPr>
        <w:rPr>
          <w:del w:id="1429" w:author="Dimitri Saridakis (20083467)" w:date="2020-05-04T20:07:00Z"/>
        </w:rPr>
        <w:pPrChange w:id="1430" w:author="Dimitri Saridakis (20083467)" w:date="2020-05-04T20:13:00Z">
          <w:pPr/>
        </w:pPrChange>
      </w:pPr>
      <w:del w:id="1431" w:author="Dimitri Saridakis (20083467)" w:date="2020-05-04T20:07:00Z">
        <w:r w:rsidDel="00117CD7">
          <w:delText># for q1 to subset rent column to exclude the same var rows that were excluded in dwellTypeQ1</w:delText>
        </w:r>
      </w:del>
    </w:p>
    <w:p w14:paraId="428DDAE4" w14:textId="5AF7E15D" w:rsidR="00B67C9B" w:rsidDel="00117CD7" w:rsidRDefault="00B67C9B" w:rsidP="00517CCD">
      <w:pPr>
        <w:rPr>
          <w:del w:id="1432" w:author="Dimitri Saridakis (20083467)" w:date="2020-05-04T20:07:00Z"/>
        </w:rPr>
        <w:pPrChange w:id="1433" w:author="Dimitri Saridakis (20083467)" w:date="2020-05-04T20:13:00Z">
          <w:pPr/>
        </w:pPrChange>
      </w:pPr>
      <w:del w:id="1434" w:author="Dimitri Saridakis (20083467)" w:date="2020-05-04T20:07:00Z">
        <w:r w:rsidDel="00117CD7">
          <w:delText>rentTypeQ1 &lt;- subset(rent,dwellingType &lt; 3, na.rm=TRUE )</w:delText>
        </w:r>
      </w:del>
    </w:p>
    <w:p w14:paraId="57133B76" w14:textId="728D8B44" w:rsidR="00B67C9B" w:rsidDel="00117CD7" w:rsidRDefault="00B67C9B" w:rsidP="00517CCD">
      <w:pPr>
        <w:rPr>
          <w:del w:id="1435" w:author="Dimitri Saridakis (20083467)" w:date="2020-05-04T20:07:00Z"/>
        </w:rPr>
        <w:pPrChange w:id="1436" w:author="Dimitri Saridakis (20083467)" w:date="2020-05-04T20:13:00Z">
          <w:pPr/>
        </w:pPrChange>
      </w:pPr>
    </w:p>
    <w:p w14:paraId="17DD0785" w14:textId="09C505B9" w:rsidR="00B67C9B" w:rsidDel="00117CD7" w:rsidRDefault="00B67C9B" w:rsidP="00517CCD">
      <w:pPr>
        <w:rPr>
          <w:del w:id="1437" w:author="Dimitri Saridakis (20083467)" w:date="2020-05-04T20:07:00Z"/>
        </w:rPr>
        <w:pPrChange w:id="1438" w:author="Dimitri Saridakis (20083467)" w:date="2020-05-04T20:13:00Z">
          <w:pPr/>
        </w:pPrChange>
      </w:pPr>
      <w:del w:id="1439" w:author="Dimitri Saridakis (20083467)" w:date="2020-05-04T20:07:00Z">
        <w:r w:rsidDel="00117CD7">
          <w:delText># using the two data columns in a t.test and saving the output to q1Ttest</w:delText>
        </w:r>
      </w:del>
    </w:p>
    <w:p w14:paraId="15763124" w14:textId="6679494B" w:rsidR="00B67C9B" w:rsidDel="00117CD7" w:rsidRDefault="00B67C9B" w:rsidP="00517CCD">
      <w:pPr>
        <w:rPr>
          <w:del w:id="1440" w:author="Dimitri Saridakis (20083467)" w:date="2020-05-04T20:07:00Z"/>
        </w:rPr>
        <w:pPrChange w:id="1441" w:author="Dimitri Saridakis (20083467)" w:date="2020-05-04T20:13:00Z">
          <w:pPr/>
        </w:pPrChange>
      </w:pPr>
      <w:del w:id="1442" w:author="Dimitri Saridakis (20083467)" w:date="2020-05-04T20:07:00Z">
        <w:r w:rsidDel="00117CD7">
          <w:delText>t.test(rentTypeQ1~dwellTypeQ1) -&gt; q1Ttest</w:delText>
        </w:r>
      </w:del>
    </w:p>
    <w:p w14:paraId="7247F1EA" w14:textId="55FDC033" w:rsidR="00B67C9B" w:rsidDel="00117CD7" w:rsidRDefault="00B67C9B" w:rsidP="00517CCD">
      <w:pPr>
        <w:rPr>
          <w:del w:id="1443" w:author="Dimitri Saridakis (20083467)" w:date="2020-05-04T20:07:00Z"/>
        </w:rPr>
        <w:pPrChange w:id="1444" w:author="Dimitri Saridakis (20083467)" w:date="2020-05-04T20:13:00Z">
          <w:pPr/>
        </w:pPrChange>
      </w:pPr>
    </w:p>
    <w:p w14:paraId="4D1894EB" w14:textId="02C34B55" w:rsidR="00B67C9B" w:rsidDel="00117CD7" w:rsidRDefault="00B67C9B" w:rsidP="00517CCD">
      <w:pPr>
        <w:rPr>
          <w:del w:id="1445" w:author="Dimitri Saridakis (20083467)" w:date="2020-05-04T20:07:00Z"/>
        </w:rPr>
        <w:pPrChange w:id="1446" w:author="Dimitri Saridakis (20083467)" w:date="2020-05-04T20:13:00Z">
          <w:pPr/>
        </w:pPrChange>
      </w:pPr>
      <w:del w:id="1447" w:author="Dimitri Saridakis (20083467)" w:date="2020-05-04T20:07:00Z">
        <w:r w:rsidDel="00117CD7">
          <w:delText># to create a boxplot comparing the rents</w:delText>
        </w:r>
      </w:del>
    </w:p>
    <w:p w14:paraId="4315DF67" w14:textId="09E379C5" w:rsidR="00B67C9B" w:rsidDel="00117CD7" w:rsidRDefault="00B67C9B" w:rsidP="00517CCD">
      <w:pPr>
        <w:rPr>
          <w:del w:id="1448" w:author="Dimitri Saridakis (20083467)" w:date="2020-05-04T20:07:00Z"/>
        </w:rPr>
        <w:pPrChange w:id="1449" w:author="Dimitri Saridakis (20083467)" w:date="2020-05-04T20:13:00Z">
          <w:pPr/>
        </w:pPrChange>
      </w:pPr>
      <w:del w:id="1450" w:author="Dimitri Saridakis (20083467)" w:date="2020-05-04T20:07:00Z">
        <w:r w:rsidDel="00117CD7">
          <w:delText>boxplot(rentTypeQ1~dwellTypeQ1,names=c("House", "Apartment"),xlab = "Rent", ylab = "Dwelling", horizontal = T)</w:delText>
        </w:r>
      </w:del>
    </w:p>
    <w:p w14:paraId="392838B4" w14:textId="76C32D84" w:rsidR="00B67C9B" w:rsidDel="00117CD7" w:rsidRDefault="00B67C9B" w:rsidP="00517CCD">
      <w:pPr>
        <w:rPr>
          <w:del w:id="1451" w:author="Dimitri Saridakis (20083467)" w:date="2020-05-04T20:07:00Z"/>
        </w:rPr>
        <w:pPrChange w:id="1452" w:author="Dimitri Saridakis (20083467)" w:date="2020-05-04T20:13:00Z">
          <w:pPr/>
        </w:pPrChange>
      </w:pPr>
    </w:p>
    <w:p w14:paraId="57141367" w14:textId="3B59ED5A" w:rsidR="00B67C9B" w:rsidDel="00117CD7" w:rsidRDefault="00B67C9B" w:rsidP="00517CCD">
      <w:pPr>
        <w:rPr>
          <w:del w:id="1453" w:author="Dimitri Saridakis (20083467)" w:date="2020-05-04T20:07:00Z"/>
        </w:rPr>
        <w:pPrChange w:id="1454" w:author="Dimitri Saridakis (20083467)" w:date="2020-05-04T20:13:00Z">
          <w:pPr/>
        </w:pPrChange>
      </w:pPr>
      <w:del w:id="1455" w:author="Dimitri Saridakis (20083467)" w:date="2020-05-04T20:07:00Z">
        <w:r w:rsidDel="00117CD7">
          <w:delText># to generate some stats that detail the outliers from the boxplots($out)</w:delText>
        </w:r>
      </w:del>
    </w:p>
    <w:p w14:paraId="3839313B" w14:textId="03F36845" w:rsidR="00B67C9B" w:rsidDel="00117CD7" w:rsidRDefault="00B67C9B" w:rsidP="00517CCD">
      <w:pPr>
        <w:rPr>
          <w:del w:id="1456" w:author="Dimitri Saridakis (20083467)" w:date="2020-05-04T20:07:00Z"/>
        </w:rPr>
        <w:pPrChange w:id="1457" w:author="Dimitri Saridakis (20083467)" w:date="2020-05-04T20:13:00Z">
          <w:pPr/>
        </w:pPrChange>
      </w:pPr>
      <w:del w:id="1458" w:author="Dimitri Saridakis (20083467)" w:date="2020-05-04T20:07:00Z">
        <w:r w:rsidDel="00117CD7">
          <w:delText>bxstats &lt;- boxplot.stats(rentTypeQ1)</w:delText>
        </w:r>
      </w:del>
    </w:p>
    <w:p w14:paraId="052283F9" w14:textId="2BF3D8FD" w:rsidR="00B67C9B" w:rsidDel="00117CD7" w:rsidRDefault="00B67C9B" w:rsidP="00517CCD">
      <w:pPr>
        <w:rPr>
          <w:del w:id="1459" w:author="Dimitri Saridakis (20083467)" w:date="2020-05-04T20:07:00Z"/>
        </w:rPr>
        <w:pPrChange w:id="1460" w:author="Dimitri Saridakis (20083467)" w:date="2020-05-04T20:13:00Z">
          <w:pPr/>
        </w:pPrChange>
      </w:pPr>
    </w:p>
    <w:p w14:paraId="182D8B47" w14:textId="44D8250C" w:rsidR="00B67C9B" w:rsidDel="00117CD7" w:rsidRDefault="00B67C9B" w:rsidP="00517CCD">
      <w:pPr>
        <w:rPr>
          <w:del w:id="1461" w:author="Dimitri Saridakis (20083467)" w:date="2020-05-04T20:07:00Z"/>
        </w:rPr>
        <w:pPrChange w:id="1462" w:author="Dimitri Saridakis (20083467)" w:date="2020-05-04T20:13:00Z">
          <w:pPr/>
        </w:pPrChange>
      </w:pPr>
      <w:del w:id="1463" w:author="Dimitri Saridakis (20083467)" w:date="2020-05-04T20:07:00Z">
        <w:r w:rsidDel="00117CD7">
          <w:delText>#saves the outliers in the var q1outliers</w:delText>
        </w:r>
      </w:del>
    </w:p>
    <w:p w14:paraId="2644CF87" w14:textId="33120D9C" w:rsidR="00B67C9B" w:rsidDel="00117CD7" w:rsidRDefault="00B67C9B" w:rsidP="00517CCD">
      <w:pPr>
        <w:rPr>
          <w:del w:id="1464" w:author="Dimitri Saridakis (20083467)" w:date="2020-05-04T20:07:00Z"/>
        </w:rPr>
        <w:pPrChange w:id="1465" w:author="Dimitri Saridakis (20083467)" w:date="2020-05-04T20:13:00Z">
          <w:pPr/>
        </w:pPrChange>
      </w:pPr>
      <w:del w:id="1466" w:author="Dimitri Saridakis (20083467)" w:date="2020-05-04T20:07:00Z">
        <w:r w:rsidDel="00117CD7">
          <w:delText>q1outliers &lt;- bxStats[4]</w:delText>
        </w:r>
      </w:del>
    </w:p>
    <w:p w14:paraId="38DA3261" w14:textId="56A0E1C0" w:rsidR="00B67C9B" w:rsidDel="00117CD7" w:rsidRDefault="00B67C9B" w:rsidP="00517CCD">
      <w:pPr>
        <w:rPr>
          <w:del w:id="1467" w:author="Dimitri Saridakis (20083467)" w:date="2020-05-04T20:07:00Z"/>
        </w:rPr>
        <w:pPrChange w:id="1468" w:author="Dimitri Saridakis (20083467)" w:date="2020-05-04T20:13:00Z">
          <w:pPr/>
        </w:pPrChange>
      </w:pPr>
    </w:p>
    <w:p w14:paraId="25CB7FE4" w14:textId="54886DA4" w:rsidR="00B67C9B" w:rsidDel="00117CD7" w:rsidRDefault="00B67C9B" w:rsidP="00517CCD">
      <w:pPr>
        <w:rPr>
          <w:del w:id="1469" w:author="Dimitri Saridakis (20083467)" w:date="2020-05-04T20:07:00Z"/>
        </w:rPr>
        <w:pPrChange w:id="1470" w:author="Dimitri Saridakis (20083467)" w:date="2020-05-04T20:13:00Z">
          <w:pPr/>
        </w:pPrChange>
      </w:pPr>
      <w:del w:id="1471" w:author="Dimitri Saridakis (20083467)" w:date="2020-05-04T20:07:00Z">
        <w:r w:rsidDel="00117CD7">
          <w:delText># pastes outliers over graph</w:delText>
        </w:r>
      </w:del>
    </w:p>
    <w:p w14:paraId="0AF620B4" w14:textId="10E3151B" w:rsidR="00B67C9B" w:rsidDel="00117CD7" w:rsidRDefault="00B67C9B" w:rsidP="00517CCD">
      <w:pPr>
        <w:rPr>
          <w:del w:id="1472" w:author="Dimitri Saridakis (20083467)" w:date="2020-05-04T20:07:00Z"/>
        </w:rPr>
        <w:pPrChange w:id="1473" w:author="Dimitri Saridakis (20083467)" w:date="2020-05-04T20:13:00Z">
          <w:pPr/>
        </w:pPrChange>
      </w:pPr>
      <w:del w:id="1474" w:author="Dimitri Saridakis (20083467)" w:date="2020-05-04T20:07:00Z">
        <w:r w:rsidDel="00117CD7">
          <w:delText>#mtext(paste("Outliers: ", paste(outliers, collapse=", ")))</w:delText>
        </w:r>
      </w:del>
    </w:p>
    <w:p w14:paraId="1F5148D3" w14:textId="72AD6F31" w:rsidR="00B67C9B" w:rsidDel="00117CD7" w:rsidRDefault="00B67C9B" w:rsidP="00517CCD">
      <w:pPr>
        <w:rPr>
          <w:del w:id="1475" w:author="Dimitri Saridakis (20083467)" w:date="2020-05-04T20:07:00Z"/>
        </w:rPr>
        <w:pPrChange w:id="1476" w:author="Dimitri Saridakis (20083467)" w:date="2020-05-04T20:13:00Z">
          <w:pPr/>
        </w:pPrChange>
      </w:pPr>
    </w:p>
    <w:p w14:paraId="0C63794F" w14:textId="5C3E5B81" w:rsidR="00B67C9B" w:rsidDel="00117CD7" w:rsidRDefault="00B67C9B" w:rsidP="00517CCD">
      <w:pPr>
        <w:rPr>
          <w:del w:id="1477" w:author="Dimitri Saridakis (20083467)" w:date="2020-05-04T20:07:00Z"/>
        </w:rPr>
        <w:pPrChange w:id="1478" w:author="Dimitri Saridakis (20083467)" w:date="2020-05-04T20:13:00Z">
          <w:pPr/>
        </w:pPrChange>
      </w:pPr>
      <w:del w:id="1479" w:author="Dimitri Saridakis (20083467)" w:date="2020-05-04T20:07:00Z">
        <w:r w:rsidDel="00117CD7">
          <w:delText># get the standard deviation of houses and apartments first must subset each</w:delText>
        </w:r>
      </w:del>
    </w:p>
    <w:p w14:paraId="5F317715" w14:textId="5F495D3F" w:rsidR="00B67C9B" w:rsidDel="00117CD7" w:rsidRDefault="00B67C9B" w:rsidP="00517CCD">
      <w:pPr>
        <w:rPr>
          <w:del w:id="1480" w:author="Dimitri Saridakis (20083467)" w:date="2020-05-04T20:07:00Z"/>
        </w:rPr>
        <w:pPrChange w:id="1481" w:author="Dimitri Saridakis (20083467)" w:date="2020-05-04T20:13:00Z">
          <w:pPr/>
        </w:pPrChange>
      </w:pPr>
      <w:del w:id="1482" w:author="Dimitri Saridakis (20083467)" w:date="2020-05-04T20:07:00Z">
        <w:r w:rsidDel="00117CD7">
          <w:delText>q1house &lt;- subset(rentTypeQ1,dwellTypeQ1 == 1, na.rm=T)</w:delText>
        </w:r>
      </w:del>
    </w:p>
    <w:p w14:paraId="07B240FE" w14:textId="236E7F78" w:rsidR="00B67C9B" w:rsidDel="00117CD7" w:rsidRDefault="00B67C9B" w:rsidP="00517CCD">
      <w:pPr>
        <w:rPr>
          <w:del w:id="1483" w:author="Dimitri Saridakis (20083467)" w:date="2020-05-04T20:07:00Z"/>
        </w:rPr>
        <w:pPrChange w:id="1484" w:author="Dimitri Saridakis (20083467)" w:date="2020-05-04T20:13:00Z">
          <w:pPr/>
        </w:pPrChange>
      </w:pPr>
      <w:del w:id="1485" w:author="Dimitri Saridakis (20083467)" w:date="2020-05-04T20:07:00Z">
        <w:r w:rsidDel="00117CD7">
          <w:delText xml:space="preserve">q1apartment &lt;- subset(rentTypeQ1,dwellTypeQ1 == 2, na.rm=T) </w:delText>
        </w:r>
      </w:del>
    </w:p>
    <w:p w14:paraId="5C73F403" w14:textId="611CF1EA" w:rsidR="00B67C9B" w:rsidDel="00117CD7" w:rsidRDefault="00B67C9B" w:rsidP="00517CCD">
      <w:pPr>
        <w:rPr>
          <w:del w:id="1486" w:author="Dimitri Saridakis (20083467)" w:date="2020-05-04T20:07:00Z"/>
        </w:rPr>
        <w:pPrChange w:id="1487" w:author="Dimitri Saridakis (20083467)" w:date="2020-05-04T20:13:00Z">
          <w:pPr/>
        </w:pPrChange>
      </w:pPr>
      <w:del w:id="1488" w:author="Dimitri Saridakis (20083467)" w:date="2020-05-04T20:07:00Z">
        <w:r w:rsidDel="00117CD7">
          <w:delText>#then get SD</w:delText>
        </w:r>
      </w:del>
    </w:p>
    <w:p w14:paraId="67650994" w14:textId="2E797740" w:rsidR="00B67C9B" w:rsidDel="00117CD7" w:rsidRDefault="00B67C9B" w:rsidP="00517CCD">
      <w:pPr>
        <w:rPr>
          <w:del w:id="1489" w:author="Dimitri Saridakis (20083467)" w:date="2020-05-04T20:07:00Z"/>
        </w:rPr>
        <w:pPrChange w:id="1490" w:author="Dimitri Saridakis (20083467)" w:date="2020-05-04T20:13:00Z">
          <w:pPr/>
        </w:pPrChange>
      </w:pPr>
      <w:del w:id="1491" w:author="Dimitri Saridakis (20083467)" w:date="2020-05-04T20:07:00Z">
        <w:r w:rsidDel="00117CD7">
          <w:delText>q1sdHouse &lt;- sd(q1house,na.rm=T)</w:delText>
        </w:r>
      </w:del>
    </w:p>
    <w:p w14:paraId="2A2D6196" w14:textId="36628C21" w:rsidR="00B67C9B" w:rsidDel="00117CD7" w:rsidRDefault="00B67C9B" w:rsidP="00517CCD">
      <w:pPr>
        <w:rPr>
          <w:del w:id="1492" w:author="Dimitri Saridakis (20083467)" w:date="2020-05-04T20:07:00Z"/>
        </w:rPr>
        <w:pPrChange w:id="1493" w:author="Dimitri Saridakis (20083467)" w:date="2020-05-04T20:13:00Z">
          <w:pPr/>
        </w:pPrChange>
      </w:pPr>
      <w:del w:id="1494" w:author="Dimitri Saridakis (20083467)" w:date="2020-05-04T20:07:00Z">
        <w:r w:rsidDel="00117CD7">
          <w:delText>q1sdApartment &lt;- sd(q1apartment,na.rm=T)</w:delText>
        </w:r>
      </w:del>
    </w:p>
    <w:p w14:paraId="2A0583C5" w14:textId="7DA69936" w:rsidR="00B67C9B" w:rsidDel="00117CD7" w:rsidRDefault="00B67C9B" w:rsidP="00517CCD">
      <w:pPr>
        <w:rPr>
          <w:del w:id="1495" w:author="Dimitri Saridakis (20083467)" w:date="2020-05-04T20:07:00Z"/>
        </w:rPr>
        <w:pPrChange w:id="1496" w:author="Dimitri Saridakis (20083467)" w:date="2020-05-04T20:13:00Z">
          <w:pPr/>
        </w:pPrChange>
      </w:pPr>
      <w:del w:id="1497" w:author="Dimitri Saridakis (20083467)" w:date="2020-05-04T20:07:00Z">
        <w:r w:rsidDel="00117CD7">
          <w:delText># sd of total rent</w:delText>
        </w:r>
      </w:del>
    </w:p>
    <w:p w14:paraId="309CF2F6" w14:textId="7B50BAE7" w:rsidR="00B67C9B" w:rsidDel="00117CD7" w:rsidRDefault="00B67C9B" w:rsidP="00517CCD">
      <w:pPr>
        <w:rPr>
          <w:del w:id="1498" w:author="Dimitri Saridakis (20083467)" w:date="2020-05-04T20:07:00Z"/>
        </w:rPr>
        <w:pPrChange w:id="1499" w:author="Dimitri Saridakis (20083467)" w:date="2020-05-04T20:13:00Z">
          <w:pPr/>
        </w:pPrChange>
      </w:pPr>
      <w:del w:id="1500" w:author="Dimitri Saridakis (20083467)" w:date="2020-05-04T20:07:00Z">
        <w:r w:rsidDel="00117CD7">
          <w:delText>q1sdRent &lt;- sd(rentTypeQ1, na.rm=T)</w:delText>
        </w:r>
      </w:del>
    </w:p>
    <w:p w14:paraId="10218B68" w14:textId="631F2DB9" w:rsidR="00B67C9B" w:rsidDel="00117CD7" w:rsidRDefault="00B67C9B" w:rsidP="00517CCD">
      <w:pPr>
        <w:rPr>
          <w:del w:id="1501" w:author="Dimitri Saridakis (20083467)" w:date="2020-05-04T20:07:00Z"/>
        </w:rPr>
        <w:pPrChange w:id="1502" w:author="Dimitri Saridakis (20083467)" w:date="2020-05-04T20:13:00Z">
          <w:pPr/>
        </w:pPrChange>
      </w:pPr>
    </w:p>
    <w:p w14:paraId="71EDC58F" w14:textId="3E29EB26" w:rsidR="00B67C9B" w:rsidDel="00117CD7" w:rsidRDefault="00B67C9B" w:rsidP="00517CCD">
      <w:pPr>
        <w:rPr>
          <w:del w:id="1503" w:author="Dimitri Saridakis (20083467)" w:date="2020-05-04T20:07:00Z"/>
        </w:rPr>
        <w:pPrChange w:id="1504" w:author="Dimitri Saridakis (20083467)" w:date="2020-05-04T20:13:00Z">
          <w:pPr/>
        </w:pPrChange>
      </w:pPr>
      <w:del w:id="1505" w:author="Dimitri Saridakis (20083467)" w:date="2020-05-04T20:07:00Z">
        <w:r w:rsidDel="00117CD7">
          <w:delText>#getting sample size of data set</w:delText>
        </w:r>
      </w:del>
    </w:p>
    <w:p w14:paraId="49C0E24E" w14:textId="692EDB95" w:rsidR="00B67C9B" w:rsidDel="00117CD7" w:rsidRDefault="00B67C9B" w:rsidP="00517CCD">
      <w:pPr>
        <w:rPr>
          <w:del w:id="1506" w:author="Dimitri Saridakis (20083467)" w:date="2020-05-04T20:07:00Z"/>
        </w:rPr>
        <w:pPrChange w:id="1507" w:author="Dimitri Saridakis (20083467)" w:date="2020-05-04T20:13:00Z">
          <w:pPr/>
        </w:pPrChange>
      </w:pPr>
      <w:del w:id="1508" w:author="Dimitri Saridakis (20083467)" w:date="2020-05-04T20:07:00Z">
        <w:r w:rsidDel="00117CD7">
          <w:delText>q1ApartmentLength &lt;- length(q1apartment)</w:delText>
        </w:r>
      </w:del>
    </w:p>
    <w:p w14:paraId="07B69EC9" w14:textId="45AAC79C" w:rsidR="00B67C9B" w:rsidDel="00117CD7" w:rsidRDefault="00B67C9B" w:rsidP="00517CCD">
      <w:pPr>
        <w:rPr>
          <w:del w:id="1509" w:author="Dimitri Saridakis (20083467)" w:date="2020-05-04T20:07:00Z"/>
        </w:rPr>
        <w:pPrChange w:id="1510" w:author="Dimitri Saridakis (20083467)" w:date="2020-05-04T20:13:00Z">
          <w:pPr/>
        </w:pPrChange>
      </w:pPr>
      <w:del w:id="1511" w:author="Dimitri Saridakis (20083467)" w:date="2020-05-04T20:07:00Z">
        <w:r w:rsidDel="00117CD7">
          <w:delText>q1HouseLength &lt;- length(q1house)</w:delText>
        </w:r>
      </w:del>
    </w:p>
    <w:p w14:paraId="03F62D56" w14:textId="43B87567" w:rsidR="00B67C9B" w:rsidDel="00117CD7" w:rsidRDefault="00B67C9B" w:rsidP="00517CCD">
      <w:pPr>
        <w:rPr>
          <w:del w:id="1512" w:author="Dimitri Saridakis (20083467)" w:date="2020-05-04T20:07:00Z"/>
        </w:rPr>
        <w:pPrChange w:id="1513" w:author="Dimitri Saridakis (20083467)" w:date="2020-05-04T20:13:00Z">
          <w:pPr/>
        </w:pPrChange>
      </w:pPr>
    </w:p>
    <w:p w14:paraId="1635E515" w14:textId="167CC012" w:rsidR="00B67C9B" w:rsidDel="00117CD7" w:rsidRDefault="00B67C9B" w:rsidP="00517CCD">
      <w:pPr>
        <w:rPr>
          <w:del w:id="1514" w:author="Dimitri Saridakis (20083467)" w:date="2020-05-04T20:07:00Z"/>
        </w:rPr>
        <w:pPrChange w:id="1515" w:author="Dimitri Saridakis (20083467)" w:date="2020-05-04T20:13:00Z">
          <w:pPr/>
        </w:pPrChange>
      </w:pPr>
      <w:del w:id="1516" w:author="Dimitri Saridakis (20083467)" w:date="2020-05-04T20:07:00Z">
        <w:r w:rsidDel="00117CD7">
          <w:delText>#getting means</w:delText>
        </w:r>
      </w:del>
    </w:p>
    <w:p w14:paraId="2CA209E2" w14:textId="4AE1293D" w:rsidR="00B67C9B" w:rsidDel="00117CD7" w:rsidRDefault="00B67C9B" w:rsidP="00517CCD">
      <w:pPr>
        <w:rPr>
          <w:del w:id="1517" w:author="Dimitri Saridakis (20083467)" w:date="2020-05-04T20:07:00Z"/>
        </w:rPr>
        <w:pPrChange w:id="1518" w:author="Dimitri Saridakis (20083467)" w:date="2020-05-04T20:13:00Z">
          <w:pPr/>
        </w:pPrChange>
      </w:pPr>
      <w:del w:id="1519" w:author="Dimitri Saridakis (20083467)" w:date="2020-05-04T20:07:00Z">
        <w:r w:rsidDel="00117CD7">
          <w:delText>q1HouseMean &lt;- mean(q1house, na.rm=T)</w:delText>
        </w:r>
      </w:del>
    </w:p>
    <w:p w14:paraId="5F61DFDE" w14:textId="507C2350" w:rsidR="00B67C9B" w:rsidDel="00117CD7" w:rsidRDefault="00B67C9B" w:rsidP="00517CCD">
      <w:pPr>
        <w:rPr>
          <w:del w:id="1520" w:author="Dimitri Saridakis (20083467)" w:date="2020-05-04T20:07:00Z"/>
        </w:rPr>
        <w:pPrChange w:id="1521" w:author="Dimitri Saridakis (20083467)" w:date="2020-05-04T20:13:00Z">
          <w:pPr/>
        </w:pPrChange>
      </w:pPr>
      <w:del w:id="1522" w:author="Dimitri Saridakis (20083467)" w:date="2020-05-04T20:07:00Z">
        <w:r w:rsidDel="00117CD7">
          <w:delText>q1ApartmentMean &lt;- mean(q1apartment, na.rm=T)</w:delText>
        </w:r>
      </w:del>
    </w:p>
    <w:p w14:paraId="48D62D67" w14:textId="45639266" w:rsidR="00B67C9B" w:rsidDel="00117CD7" w:rsidRDefault="00B67C9B" w:rsidP="00517CCD">
      <w:pPr>
        <w:rPr>
          <w:del w:id="1523" w:author="Dimitri Saridakis (20083467)" w:date="2020-05-04T20:07:00Z"/>
        </w:rPr>
        <w:pPrChange w:id="1524" w:author="Dimitri Saridakis (20083467)" w:date="2020-05-04T20:13:00Z">
          <w:pPr/>
        </w:pPrChange>
      </w:pPr>
    </w:p>
    <w:p w14:paraId="5B989585" w14:textId="17F420D5" w:rsidR="00B67C9B" w:rsidDel="00117CD7" w:rsidRDefault="00B67C9B" w:rsidP="00517CCD">
      <w:pPr>
        <w:rPr>
          <w:del w:id="1525" w:author="Dimitri Saridakis (20083467)" w:date="2020-05-04T20:07:00Z"/>
        </w:rPr>
        <w:pPrChange w:id="1526" w:author="Dimitri Saridakis (20083467)" w:date="2020-05-04T20:13:00Z">
          <w:pPr/>
        </w:pPrChange>
      </w:pPr>
      <w:del w:id="1527" w:author="Dimitri Saridakis (20083467)" w:date="2020-05-04T20:07:00Z">
        <w:r w:rsidDel="00117CD7">
          <w:delText># ks test of normality of the distribution</w:delText>
        </w:r>
      </w:del>
    </w:p>
    <w:p w14:paraId="07ACE5A3" w14:textId="0B9C53B0" w:rsidR="00B67C9B" w:rsidDel="00117CD7" w:rsidRDefault="00B67C9B" w:rsidP="00517CCD">
      <w:pPr>
        <w:rPr>
          <w:del w:id="1528" w:author="Dimitri Saridakis (20083467)" w:date="2020-05-04T20:07:00Z"/>
        </w:rPr>
        <w:pPrChange w:id="1529" w:author="Dimitri Saridakis (20083467)" w:date="2020-05-04T20:13:00Z">
          <w:pPr/>
        </w:pPrChange>
      </w:pPr>
      <w:del w:id="1530" w:author="Dimitri Saridakis (20083467)" w:date="2020-05-04T20:07:00Z">
        <w:r w:rsidDel="00117CD7">
          <w:delText>ks.test(rentTypeQ1,dwellTypeQ1)</w:delText>
        </w:r>
      </w:del>
    </w:p>
    <w:p w14:paraId="0EF25B49" w14:textId="07434548" w:rsidR="00B67C9B" w:rsidDel="00117CD7" w:rsidRDefault="00B67C9B" w:rsidP="00517CCD">
      <w:pPr>
        <w:rPr>
          <w:del w:id="1531" w:author="Dimitri Saridakis (20083467)" w:date="2020-05-04T20:07:00Z"/>
        </w:rPr>
        <w:pPrChange w:id="1532" w:author="Dimitri Saridakis (20083467)" w:date="2020-05-04T20:13:00Z">
          <w:pPr/>
        </w:pPrChange>
      </w:pPr>
    </w:p>
    <w:p w14:paraId="02A4B46C" w14:textId="48B5A63F" w:rsidR="00B67C9B" w:rsidDel="00117CD7" w:rsidRDefault="00B67C9B" w:rsidP="00517CCD">
      <w:pPr>
        <w:rPr>
          <w:del w:id="1533" w:author="Dimitri Saridakis (20083467)" w:date="2020-05-04T20:07:00Z"/>
        </w:rPr>
        <w:pPrChange w:id="1534" w:author="Dimitri Saridakis (20083467)" w:date="2020-05-04T20:13:00Z">
          <w:pPr/>
        </w:pPrChange>
      </w:pPr>
      <w:del w:id="1535" w:author="Dimitri Saridakis (20083467)" w:date="2020-05-04T20:07:00Z">
        <w:r w:rsidDel="00117CD7">
          <w:delText># checking visually for normality</w:delText>
        </w:r>
      </w:del>
    </w:p>
    <w:p w14:paraId="03AA4FDB" w14:textId="7BB79D11" w:rsidR="00B67C9B" w:rsidDel="00117CD7" w:rsidRDefault="00B67C9B" w:rsidP="00517CCD">
      <w:pPr>
        <w:rPr>
          <w:del w:id="1536" w:author="Dimitri Saridakis (20083467)" w:date="2020-05-04T20:07:00Z"/>
        </w:rPr>
        <w:pPrChange w:id="1537" w:author="Dimitri Saridakis (20083467)" w:date="2020-05-04T20:13:00Z">
          <w:pPr/>
        </w:pPrChange>
      </w:pPr>
      <w:del w:id="1538" w:author="Dimitri Saridakis (20083467)" w:date="2020-05-04T20:07:00Z">
        <w:r w:rsidDel="00117CD7">
          <w:delText>qqnorm(rentTypeQ1); qqline(rentTypeQ1)</w:delText>
        </w:r>
      </w:del>
    </w:p>
    <w:p w14:paraId="37C63604" w14:textId="4E11A1BE" w:rsidR="00B67C9B" w:rsidDel="00117CD7" w:rsidRDefault="00B67C9B" w:rsidP="00517CCD">
      <w:pPr>
        <w:rPr>
          <w:del w:id="1539" w:author="Dimitri Saridakis (20083467)" w:date="2020-05-04T20:07:00Z"/>
        </w:rPr>
        <w:pPrChange w:id="1540" w:author="Dimitri Saridakis (20083467)" w:date="2020-05-04T20:13:00Z">
          <w:pPr/>
        </w:pPrChange>
      </w:pPr>
      <w:del w:id="1541" w:author="Dimitri Saridakis (20083467)" w:date="2020-05-04T20:07:00Z">
        <w:r w:rsidDel="00117CD7">
          <w:delText>qqnorm(rentTypeQ1)</w:delText>
        </w:r>
      </w:del>
    </w:p>
    <w:p w14:paraId="4A12FD6D" w14:textId="08ACB2FF" w:rsidR="00B67C9B" w:rsidDel="00117CD7" w:rsidRDefault="00B67C9B" w:rsidP="00517CCD">
      <w:pPr>
        <w:rPr>
          <w:del w:id="1542" w:author="Dimitri Saridakis (20083467)" w:date="2020-05-04T20:07:00Z"/>
        </w:rPr>
        <w:pPrChange w:id="1543" w:author="Dimitri Saridakis (20083467)" w:date="2020-05-04T20:13:00Z">
          <w:pPr/>
        </w:pPrChange>
      </w:pPr>
      <w:del w:id="1544" w:author="Dimitri Saridakis (20083467)" w:date="2020-05-04T20:07:00Z">
        <w:r w:rsidDel="00117CD7">
          <w:delText>hist(rentTypeQ1, xlab="Rent Amount", ylab="Frequency", main="Histogram of Rent")</w:delText>
        </w:r>
      </w:del>
    </w:p>
    <w:p w14:paraId="5591222D" w14:textId="645B9FF3" w:rsidR="00B67C9B" w:rsidDel="00117CD7" w:rsidRDefault="00B67C9B" w:rsidP="00517CCD">
      <w:pPr>
        <w:rPr>
          <w:del w:id="1545" w:author="Dimitri Saridakis (20083467)" w:date="2020-05-04T20:07:00Z"/>
        </w:rPr>
        <w:pPrChange w:id="1546" w:author="Dimitri Saridakis (20083467)" w:date="2020-05-04T20:13:00Z">
          <w:pPr/>
        </w:pPrChange>
      </w:pPr>
    </w:p>
    <w:p w14:paraId="3BD9018C" w14:textId="2A1419C6" w:rsidR="00B67C9B" w:rsidDel="00117CD7" w:rsidRDefault="00B67C9B" w:rsidP="00517CCD">
      <w:pPr>
        <w:rPr>
          <w:del w:id="1547" w:author="Dimitri Saridakis (20083467)" w:date="2020-05-04T20:07:00Z"/>
        </w:rPr>
        <w:pPrChange w:id="1548" w:author="Dimitri Saridakis (20083467)" w:date="2020-05-04T20:13:00Z">
          <w:pPr/>
        </w:pPrChange>
      </w:pPr>
      <w:del w:id="1549" w:author="Dimitri Saridakis (20083467)" w:date="2020-05-04T20:07:00Z">
        <w:r w:rsidDel="00117CD7">
          <w:delText>----------------------------------------------------------------------------</w:delText>
        </w:r>
      </w:del>
    </w:p>
    <w:p w14:paraId="0F1D329A" w14:textId="50AE4834" w:rsidR="00B67C9B" w:rsidDel="00117CD7" w:rsidRDefault="00B67C9B" w:rsidP="00517CCD">
      <w:pPr>
        <w:rPr>
          <w:del w:id="1550" w:author="Dimitri Saridakis (20083467)" w:date="2020-05-04T20:07:00Z"/>
        </w:rPr>
        <w:pPrChange w:id="1551" w:author="Dimitri Saridakis (20083467)" w:date="2020-05-04T20:13:00Z">
          <w:pPr/>
        </w:pPrChange>
      </w:pPr>
      <w:del w:id="1552" w:author="Dimitri Saridakis (20083467)" w:date="2020-05-04T20:07:00Z">
        <w:r w:rsidDel="00117CD7">
          <w:delText xml:space="preserve">#question3 </w:delText>
        </w:r>
      </w:del>
    </w:p>
    <w:p w14:paraId="6E2AF025" w14:textId="4914D1AD" w:rsidR="00B67C9B" w:rsidDel="00117CD7" w:rsidRDefault="00B67C9B" w:rsidP="00517CCD">
      <w:pPr>
        <w:rPr>
          <w:del w:id="1553" w:author="Dimitri Saridakis (20083467)" w:date="2020-05-04T20:07:00Z"/>
        </w:rPr>
        <w:pPrChange w:id="1554" w:author="Dimitri Saridakis (20083467)" w:date="2020-05-04T20:13:00Z">
          <w:pPr/>
        </w:pPrChange>
      </w:pPr>
      <w:del w:id="1555" w:author="Dimitri Saridakis (20083467)" w:date="2020-05-04T20:07:00Z">
        <w:r w:rsidDel="00117CD7">
          <w:delText>----------------------------------------------------------------------------</w:delText>
        </w:r>
      </w:del>
    </w:p>
    <w:p w14:paraId="004BB01C" w14:textId="3EBCAB12" w:rsidR="00B67C9B" w:rsidDel="00117CD7" w:rsidRDefault="00B67C9B" w:rsidP="00517CCD">
      <w:pPr>
        <w:rPr>
          <w:del w:id="1556" w:author="Dimitri Saridakis (20083467)" w:date="2020-05-04T20:07:00Z"/>
        </w:rPr>
        <w:pPrChange w:id="1557" w:author="Dimitri Saridakis (20083467)" w:date="2020-05-04T20:13:00Z">
          <w:pPr/>
        </w:pPrChange>
      </w:pPr>
      <w:del w:id="1558" w:author="Dimitri Saridakis (20083467)" w:date="2020-05-04T20:07:00Z">
        <w:r w:rsidDel="00117CD7">
          <w:delText># to subset of occupantTypes in relation to dwellingType</w:delText>
        </w:r>
      </w:del>
    </w:p>
    <w:p w14:paraId="72AFCE9A" w14:textId="5F5500A2" w:rsidR="00B67C9B" w:rsidDel="00117CD7" w:rsidRDefault="00B67C9B" w:rsidP="00517CCD">
      <w:pPr>
        <w:rPr>
          <w:del w:id="1559" w:author="Dimitri Saridakis (20083467)" w:date="2020-05-04T20:07:00Z"/>
        </w:rPr>
        <w:pPrChange w:id="1560" w:author="Dimitri Saridakis (20083467)" w:date="2020-05-04T20:13:00Z">
          <w:pPr/>
        </w:pPrChange>
      </w:pPr>
      <w:del w:id="1561" w:author="Dimitri Saridakis (20083467)" w:date="2020-05-04T20:07:00Z">
        <w:r w:rsidDel="00117CD7">
          <w:delText>houseQ3 &lt;- subset(occupentType, dwellingType == 1)</w:delText>
        </w:r>
      </w:del>
    </w:p>
    <w:p w14:paraId="5D95DF22" w14:textId="5B0636B8" w:rsidR="00B67C9B" w:rsidDel="00117CD7" w:rsidRDefault="00B67C9B" w:rsidP="00517CCD">
      <w:pPr>
        <w:rPr>
          <w:del w:id="1562" w:author="Dimitri Saridakis (20083467)" w:date="2020-05-04T20:07:00Z"/>
        </w:rPr>
        <w:pPrChange w:id="1563" w:author="Dimitri Saridakis (20083467)" w:date="2020-05-04T20:13:00Z">
          <w:pPr/>
        </w:pPrChange>
      </w:pPr>
      <w:del w:id="1564" w:author="Dimitri Saridakis (20083467)" w:date="2020-05-04T20:07:00Z">
        <w:r w:rsidDel="00117CD7">
          <w:delText>apartmentQ3 &lt;- subset(occupentType, dwellingType == 2)</w:delText>
        </w:r>
      </w:del>
    </w:p>
    <w:p w14:paraId="599E06DF" w14:textId="51B380B3" w:rsidR="00B67C9B" w:rsidDel="00117CD7" w:rsidRDefault="00B67C9B" w:rsidP="00517CCD">
      <w:pPr>
        <w:rPr>
          <w:del w:id="1565" w:author="Dimitri Saridakis (20083467)" w:date="2020-05-04T20:07:00Z"/>
        </w:rPr>
        <w:pPrChange w:id="1566" w:author="Dimitri Saridakis (20083467)" w:date="2020-05-04T20:13:00Z">
          <w:pPr/>
        </w:pPrChange>
      </w:pPr>
      <w:del w:id="1567" w:author="Dimitri Saridakis (20083467)" w:date="2020-05-04T20:07:00Z">
        <w:r w:rsidDel="00117CD7">
          <w:delText>otherQ3 &lt;- subset(occupentType, dwellingType == 3)</w:delText>
        </w:r>
      </w:del>
    </w:p>
    <w:p w14:paraId="1E7A8BF4" w14:textId="6E5D42AB" w:rsidR="00B67C9B" w:rsidDel="00117CD7" w:rsidRDefault="00B67C9B" w:rsidP="00517CCD">
      <w:pPr>
        <w:rPr>
          <w:del w:id="1568" w:author="Dimitri Saridakis (20083467)" w:date="2020-05-04T20:07:00Z"/>
        </w:rPr>
        <w:pPrChange w:id="1569" w:author="Dimitri Saridakis (20083467)" w:date="2020-05-04T20:13:00Z">
          <w:pPr/>
        </w:pPrChange>
      </w:pPr>
    </w:p>
    <w:p w14:paraId="5E57DB8B" w14:textId="0AD38CB1" w:rsidR="00B67C9B" w:rsidDel="00117CD7" w:rsidRDefault="00B67C9B" w:rsidP="00517CCD">
      <w:pPr>
        <w:rPr>
          <w:del w:id="1570" w:author="Dimitri Saridakis (20083467)" w:date="2020-05-04T20:07:00Z"/>
        </w:rPr>
        <w:pPrChange w:id="1571" w:author="Dimitri Saridakis (20083467)" w:date="2020-05-04T20:13:00Z">
          <w:pPr/>
        </w:pPrChange>
      </w:pPr>
      <w:del w:id="1572" w:author="Dimitri Saridakis (20083467)" w:date="2020-05-04T20:07:00Z">
        <w:r w:rsidDel="00117CD7">
          <w:delText># to obtain statistics</w:delText>
        </w:r>
      </w:del>
    </w:p>
    <w:p w14:paraId="6B8E3D68" w14:textId="70C90B6F" w:rsidR="00B67C9B" w:rsidDel="00117CD7" w:rsidRDefault="00B67C9B" w:rsidP="00517CCD">
      <w:pPr>
        <w:rPr>
          <w:del w:id="1573" w:author="Dimitri Saridakis (20083467)" w:date="2020-05-04T20:07:00Z"/>
        </w:rPr>
        <w:pPrChange w:id="1574" w:author="Dimitri Saridakis (20083467)" w:date="2020-05-04T20:13:00Z">
          <w:pPr/>
        </w:pPrChange>
      </w:pPr>
      <w:del w:id="1575" w:author="Dimitri Saridakis (20083467)" w:date="2020-05-04T20:07:00Z">
        <w:r w:rsidDel="00117CD7">
          <w:delText>table1Q3 &lt;- table(dwellingType, occupentType)</w:delText>
        </w:r>
      </w:del>
    </w:p>
    <w:p w14:paraId="4AD6BDC9" w14:textId="6BC896CF" w:rsidR="00B67C9B" w:rsidDel="00117CD7" w:rsidRDefault="00B67C9B" w:rsidP="00517CCD">
      <w:pPr>
        <w:rPr>
          <w:del w:id="1576" w:author="Dimitri Saridakis (20083467)" w:date="2020-05-04T20:07:00Z"/>
        </w:rPr>
        <w:pPrChange w:id="1577" w:author="Dimitri Saridakis (20083467)" w:date="2020-05-04T20:13:00Z">
          <w:pPr/>
        </w:pPrChange>
      </w:pPr>
    </w:p>
    <w:p w14:paraId="2B3B9D5D" w14:textId="094E7C36" w:rsidR="00B67C9B" w:rsidDel="00117CD7" w:rsidRDefault="00B67C9B" w:rsidP="00517CCD">
      <w:pPr>
        <w:rPr>
          <w:del w:id="1578" w:author="Dimitri Saridakis (20083467)" w:date="2020-05-04T20:07:00Z"/>
        </w:rPr>
        <w:pPrChange w:id="1579" w:author="Dimitri Saridakis (20083467)" w:date="2020-05-04T20:13:00Z">
          <w:pPr/>
        </w:pPrChange>
      </w:pPr>
      <w:del w:id="1580" w:author="Dimitri Saridakis (20083467)" w:date="2020-05-04T20:07:00Z">
        <w:r w:rsidDel="00117CD7">
          <w:delText># reorganise table labels</w:delText>
        </w:r>
      </w:del>
    </w:p>
    <w:p w14:paraId="2910CE5B" w14:textId="4DF0EE1D" w:rsidR="00B67C9B" w:rsidDel="00117CD7" w:rsidRDefault="00B67C9B" w:rsidP="00517CCD">
      <w:pPr>
        <w:rPr>
          <w:del w:id="1581" w:author="Dimitri Saridakis (20083467)" w:date="2020-05-04T20:07:00Z"/>
        </w:rPr>
        <w:pPrChange w:id="1582" w:author="Dimitri Saridakis (20083467)" w:date="2020-05-04T20:13:00Z">
          <w:pPr/>
        </w:pPrChange>
      </w:pPr>
      <w:del w:id="1583" w:author="Dimitri Saridakis (20083467)" w:date="2020-05-04T20:07:00Z">
        <w:r w:rsidDel="00117CD7">
          <w:delText>colnames(table1Q3) = c("Family", "House Share", "Single Occ", "Other")</w:delText>
        </w:r>
      </w:del>
    </w:p>
    <w:p w14:paraId="04C93D2C" w14:textId="2EEB9B0A" w:rsidR="00B67C9B" w:rsidDel="00117CD7" w:rsidRDefault="00B67C9B" w:rsidP="00517CCD">
      <w:pPr>
        <w:rPr>
          <w:del w:id="1584" w:author="Dimitri Saridakis (20083467)" w:date="2020-05-04T20:07:00Z"/>
        </w:rPr>
        <w:pPrChange w:id="1585" w:author="Dimitri Saridakis (20083467)" w:date="2020-05-04T20:13:00Z">
          <w:pPr/>
        </w:pPrChange>
      </w:pPr>
      <w:del w:id="1586" w:author="Dimitri Saridakis (20083467)" w:date="2020-05-04T20:07:00Z">
        <w:r w:rsidDel="00117CD7">
          <w:delText>rownames(table1Q3) = c("House", "Apartment", "Other")</w:delText>
        </w:r>
      </w:del>
    </w:p>
    <w:p w14:paraId="373C78BB" w14:textId="1FA79392" w:rsidR="00B67C9B" w:rsidDel="00117CD7" w:rsidRDefault="00B67C9B" w:rsidP="00517CCD">
      <w:pPr>
        <w:rPr>
          <w:del w:id="1587" w:author="Dimitri Saridakis (20083467)" w:date="2020-05-04T20:07:00Z"/>
        </w:rPr>
        <w:pPrChange w:id="1588" w:author="Dimitri Saridakis (20083467)" w:date="2020-05-04T20:13:00Z">
          <w:pPr/>
        </w:pPrChange>
      </w:pPr>
    </w:p>
    <w:p w14:paraId="25F07D2B" w14:textId="7AD4FFB5" w:rsidR="00B67C9B" w:rsidDel="00117CD7" w:rsidRDefault="00B67C9B" w:rsidP="00517CCD">
      <w:pPr>
        <w:rPr>
          <w:del w:id="1589" w:author="Dimitri Saridakis (20083467)" w:date="2020-05-04T20:07:00Z"/>
        </w:rPr>
        <w:pPrChange w:id="1590" w:author="Dimitri Saridakis (20083467)" w:date="2020-05-04T20:13:00Z">
          <w:pPr/>
        </w:pPrChange>
      </w:pPr>
      <w:del w:id="1591" w:author="Dimitri Saridakis (20083467)" w:date="2020-05-04T20:07:00Z">
        <w:r w:rsidDel="00117CD7">
          <w:delText># to construct a par plot to visualise the data</w:delText>
        </w:r>
      </w:del>
    </w:p>
    <w:p w14:paraId="15FEAF4B" w14:textId="57589046" w:rsidR="00B67C9B" w:rsidDel="00117CD7" w:rsidRDefault="00B67C9B" w:rsidP="00517CCD">
      <w:pPr>
        <w:rPr>
          <w:del w:id="1592" w:author="Dimitri Saridakis (20083467)" w:date="2020-05-04T20:07:00Z"/>
        </w:rPr>
        <w:pPrChange w:id="1593" w:author="Dimitri Saridakis (20083467)" w:date="2020-05-04T20:13:00Z">
          <w:pPr/>
        </w:pPrChange>
      </w:pPr>
      <w:del w:id="1594" w:author="Dimitri Saridakis (20083467)" w:date="2020-05-04T20:07:00Z">
        <w:r w:rsidDel="00117CD7">
          <w:delText>plot(table1Q3, col=c("purple", "darkred", "darkorange2", "darkolivegreen"), xlab="Dwelling Type", ylab="Occupant Type", main="Percentage of Occupants in different Dwelling Types")</w:delText>
        </w:r>
      </w:del>
    </w:p>
    <w:p w14:paraId="66978D76" w14:textId="7BA3B1E8" w:rsidR="00B67C9B" w:rsidDel="00117CD7" w:rsidRDefault="00B67C9B" w:rsidP="00517CCD">
      <w:pPr>
        <w:rPr>
          <w:del w:id="1595" w:author="Dimitri Saridakis (20083467)" w:date="2020-05-04T20:07:00Z"/>
        </w:rPr>
        <w:pPrChange w:id="1596" w:author="Dimitri Saridakis (20083467)" w:date="2020-05-04T20:13:00Z">
          <w:pPr/>
        </w:pPrChange>
      </w:pPr>
    </w:p>
    <w:p w14:paraId="5F1AD111" w14:textId="51ED0160" w:rsidR="00B67C9B" w:rsidDel="00117CD7" w:rsidRDefault="00B67C9B" w:rsidP="00517CCD">
      <w:pPr>
        <w:rPr>
          <w:del w:id="1597" w:author="Dimitri Saridakis (20083467)" w:date="2020-05-04T20:07:00Z"/>
        </w:rPr>
        <w:pPrChange w:id="1598" w:author="Dimitri Saridakis (20083467)" w:date="2020-05-04T20:13:00Z">
          <w:pPr/>
        </w:pPrChange>
      </w:pPr>
      <w:del w:id="1599" w:author="Dimitri Saridakis (20083467)" w:date="2020-05-04T20:07:00Z">
        <w:r w:rsidDel="00117CD7">
          <w:delText># to conduct the chi sq test</w:delText>
        </w:r>
      </w:del>
    </w:p>
    <w:p w14:paraId="22D353EB" w14:textId="0C5A8F87" w:rsidR="00B67C9B" w:rsidDel="00117CD7" w:rsidRDefault="00B67C9B" w:rsidP="00517CCD">
      <w:pPr>
        <w:rPr>
          <w:del w:id="1600" w:author="Dimitri Saridakis (20083467)" w:date="2020-05-04T20:07:00Z"/>
        </w:rPr>
        <w:pPrChange w:id="1601" w:author="Dimitri Saridakis (20083467)" w:date="2020-05-04T20:13:00Z">
          <w:pPr/>
        </w:pPrChange>
      </w:pPr>
      <w:del w:id="1602" w:author="Dimitri Saridakis (20083467)" w:date="2020-05-04T20:07:00Z">
        <w:r w:rsidDel="00117CD7">
          <w:delText>chisq.test(dwellingType, occupentType)</w:delText>
        </w:r>
      </w:del>
    </w:p>
    <w:p w14:paraId="20471093" w14:textId="0940E4BF" w:rsidR="00B67C9B" w:rsidDel="00117CD7" w:rsidRDefault="00B67C9B" w:rsidP="00517CCD">
      <w:pPr>
        <w:rPr>
          <w:del w:id="1603" w:author="Dimitri Saridakis (20083467)" w:date="2020-05-04T20:07:00Z"/>
        </w:rPr>
        <w:pPrChange w:id="1604" w:author="Dimitri Saridakis (20083467)" w:date="2020-05-04T20:13:00Z">
          <w:pPr/>
        </w:pPrChange>
      </w:pPr>
    </w:p>
    <w:p w14:paraId="6153A5B3" w14:textId="1994176E" w:rsidR="00B67C9B" w:rsidDel="00117CD7" w:rsidRDefault="00B67C9B" w:rsidP="00517CCD">
      <w:pPr>
        <w:rPr>
          <w:del w:id="1605" w:author="Dimitri Saridakis (20083467)" w:date="2020-05-04T20:07:00Z"/>
        </w:rPr>
        <w:pPrChange w:id="1606" w:author="Dimitri Saridakis (20083467)" w:date="2020-05-04T20:13:00Z">
          <w:pPr/>
        </w:pPrChange>
      </w:pPr>
      <w:del w:id="1607" w:author="Dimitri Saridakis (20083467)" w:date="2020-05-04T20:07:00Z">
        <w:r w:rsidDel="00117CD7">
          <w:delText>----------------------------------------------------------------------------</w:delText>
        </w:r>
      </w:del>
    </w:p>
    <w:p w14:paraId="6108BD1C" w14:textId="5F1203EA" w:rsidR="00B67C9B" w:rsidDel="00117CD7" w:rsidRDefault="00B67C9B" w:rsidP="00517CCD">
      <w:pPr>
        <w:rPr>
          <w:del w:id="1608" w:author="Dimitri Saridakis (20083467)" w:date="2020-05-04T20:07:00Z"/>
        </w:rPr>
        <w:pPrChange w:id="1609" w:author="Dimitri Saridakis (20083467)" w:date="2020-05-04T20:13:00Z">
          <w:pPr/>
        </w:pPrChange>
      </w:pPr>
      <w:del w:id="1610" w:author="Dimitri Saridakis (20083467)" w:date="2020-05-04T20:07:00Z">
        <w:r w:rsidDel="00117CD7">
          <w:delText xml:space="preserve">#question4 </w:delText>
        </w:r>
      </w:del>
    </w:p>
    <w:p w14:paraId="274BC965" w14:textId="4A9DA61C" w:rsidR="00B67C9B" w:rsidDel="00117CD7" w:rsidRDefault="00B67C9B" w:rsidP="00517CCD">
      <w:pPr>
        <w:rPr>
          <w:del w:id="1611" w:author="Dimitri Saridakis (20083467)" w:date="2020-05-04T20:07:00Z"/>
        </w:rPr>
        <w:pPrChange w:id="1612" w:author="Dimitri Saridakis (20083467)" w:date="2020-05-04T20:13:00Z">
          <w:pPr/>
        </w:pPrChange>
      </w:pPr>
      <w:del w:id="1613" w:author="Dimitri Saridakis (20083467)" w:date="2020-05-04T20:07:00Z">
        <w:r w:rsidDel="00117CD7">
          <w:delText>----------------------------------------------------------------------------</w:delText>
        </w:r>
      </w:del>
    </w:p>
    <w:p w14:paraId="2179E296" w14:textId="1CFA64E1" w:rsidR="00B67C9B" w:rsidDel="00117CD7" w:rsidRDefault="00B67C9B" w:rsidP="00517CCD">
      <w:pPr>
        <w:rPr>
          <w:del w:id="1614" w:author="Dimitri Saridakis (20083467)" w:date="2020-05-04T20:07:00Z"/>
        </w:rPr>
        <w:pPrChange w:id="1615" w:author="Dimitri Saridakis (20083467)" w:date="2020-05-04T20:13:00Z">
          <w:pPr/>
        </w:pPrChange>
      </w:pPr>
      <w:del w:id="1616" w:author="Dimitri Saridakis (20083467)" w:date="2020-05-04T20:07:00Z">
        <w:r w:rsidDel="00117CD7">
          <w:delText># to subset apartments and houses</w:delText>
        </w:r>
      </w:del>
    </w:p>
    <w:p w14:paraId="5BF6657D" w14:textId="4CFCC402" w:rsidR="00B67C9B" w:rsidDel="00117CD7" w:rsidRDefault="00B67C9B" w:rsidP="00517CCD">
      <w:pPr>
        <w:rPr>
          <w:del w:id="1617" w:author="Dimitri Saridakis (20083467)" w:date="2020-05-04T20:07:00Z"/>
        </w:rPr>
        <w:pPrChange w:id="1618" w:author="Dimitri Saridakis (20083467)" w:date="2020-05-04T20:13:00Z">
          <w:pPr/>
        </w:pPrChange>
      </w:pPr>
      <w:del w:id="1619" w:author="Dimitri Saridakis (20083467)" w:date="2020-05-04T20:07:00Z">
        <w:r w:rsidDel="00117CD7">
          <w:delText>dwellQ4 &lt;- subset(dwellingType, dwellingType &lt; 3)</w:delText>
        </w:r>
      </w:del>
    </w:p>
    <w:p w14:paraId="16A053D0" w14:textId="17F86A61" w:rsidR="00B67C9B" w:rsidDel="00117CD7" w:rsidRDefault="00B67C9B" w:rsidP="00517CCD">
      <w:pPr>
        <w:rPr>
          <w:del w:id="1620" w:author="Dimitri Saridakis (20083467)" w:date="2020-05-04T20:07:00Z"/>
        </w:rPr>
        <w:pPrChange w:id="1621" w:author="Dimitri Saridakis (20083467)" w:date="2020-05-04T20:13:00Z">
          <w:pPr/>
        </w:pPrChange>
      </w:pPr>
      <w:del w:id="1622" w:author="Dimitri Saridakis (20083467)" w:date="2020-05-04T20:07:00Z">
        <w:r w:rsidDel="00117CD7">
          <w:delText>mgmtQ4 &lt;- subset(management, dwellingType &lt; 3)</w:delText>
        </w:r>
      </w:del>
    </w:p>
    <w:p w14:paraId="1FBC1F84" w14:textId="3015C310" w:rsidR="00B67C9B" w:rsidDel="00117CD7" w:rsidRDefault="00B67C9B" w:rsidP="00517CCD">
      <w:pPr>
        <w:rPr>
          <w:del w:id="1623" w:author="Dimitri Saridakis (20083467)" w:date="2020-05-04T20:07:00Z"/>
        </w:rPr>
        <w:pPrChange w:id="1624" w:author="Dimitri Saridakis (20083467)" w:date="2020-05-04T20:13:00Z">
          <w:pPr/>
        </w:pPrChange>
      </w:pPr>
    </w:p>
    <w:p w14:paraId="0F11D356" w14:textId="4DE8FCA7" w:rsidR="00B67C9B" w:rsidDel="00117CD7" w:rsidRDefault="00B67C9B" w:rsidP="00517CCD">
      <w:pPr>
        <w:rPr>
          <w:del w:id="1625" w:author="Dimitri Saridakis (20083467)" w:date="2020-05-04T20:07:00Z"/>
        </w:rPr>
        <w:pPrChange w:id="1626" w:author="Dimitri Saridakis (20083467)" w:date="2020-05-04T20:13:00Z">
          <w:pPr/>
        </w:pPrChange>
      </w:pPr>
      <w:del w:id="1627" w:author="Dimitri Saridakis (20083467)" w:date="2020-05-04T20:07:00Z">
        <w:r w:rsidDel="00117CD7">
          <w:delText>houseQ4 &lt;- subset(dwellQ4, dwellQ4 == 1)</w:delText>
        </w:r>
      </w:del>
    </w:p>
    <w:p w14:paraId="39E54F8D" w14:textId="7CA16EA6" w:rsidR="00B67C9B" w:rsidDel="00117CD7" w:rsidRDefault="00B67C9B" w:rsidP="00517CCD">
      <w:pPr>
        <w:rPr>
          <w:del w:id="1628" w:author="Dimitri Saridakis (20083467)" w:date="2020-05-04T20:07:00Z"/>
        </w:rPr>
        <w:pPrChange w:id="1629" w:author="Dimitri Saridakis (20083467)" w:date="2020-05-04T20:13:00Z">
          <w:pPr/>
        </w:pPrChange>
      </w:pPr>
      <w:del w:id="1630" w:author="Dimitri Saridakis (20083467)" w:date="2020-05-04T20:07:00Z">
        <w:r w:rsidDel="00117CD7">
          <w:delText>apartmentQ4 &lt;- subset(dwellQ4, dwellQ4 == 2)</w:delText>
        </w:r>
      </w:del>
    </w:p>
    <w:p w14:paraId="2D29AEBD" w14:textId="581ED0BD" w:rsidR="00B67C9B" w:rsidDel="00117CD7" w:rsidRDefault="00B67C9B" w:rsidP="00517CCD">
      <w:pPr>
        <w:rPr>
          <w:del w:id="1631" w:author="Dimitri Saridakis (20083467)" w:date="2020-05-04T20:07:00Z"/>
        </w:rPr>
        <w:pPrChange w:id="1632" w:author="Dimitri Saridakis (20083467)" w:date="2020-05-04T20:13:00Z">
          <w:pPr/>
        </w:pPrChange>
      </w:pPr>
    </w:p>
    <w:p w14:paraId="33214C52" w14:textId="313AB502" w:rsidR="00B67C9B" w:rsidDel="00117CD7" w:rsidRDefault="00B67C9B" w:rsidP="00517CCD">
      <w:pPr>
        <w:rPr>
          <w:del w:id="1633" w:author="Dimitri Saridakis (20083467)" w:date="2020-05-04T20:07:00Z"/>
        </w:rPr>
        <w:pPrChange w:id="1634" w:author="Dimitri Saridakis (20083467)" w:date="2020-05-04T20:13:00Z">
          <w:pPr/>
        </w:pPrChange>
      </w:pPr>
      <w:del w:id="1635" w:author="Dimitri Saridakis (20083467)" w:date="2020-05-04T20:07:00Z">
        <w:r w:rsidDel="00117CD7">
          <w:delText># to get summary stats</w:delText>
        </w:r>
      </w:del>
    </w:p>
    <w:p w14:paraId="1F79C074" w14:textId="343ED91B" w:rsidR="00B67C9B" w:rsidDel="00117CD7" w:rsidRDefault="00B67C9B" w:rsidP="00517CCD">
      <w:pPr>
        <w:rPr>
          <w:del w:id="1636" w:author="Dimitri Saridakis (20083467)" w:date="2020-05-04T20:07:00Z"/>
        </w:rPr>
        <w:pPrChange w:id="1637" w:author="Dimitri Saridakis (20083467)" w:date="2020-05-04T20:13:00Z">
          <w:pPr/>
        </w:pPrChange>
      </w:pPr>
      <w:del w:id="1638" w:author="Dimitri Saridakis (20083467)" w:date="2020-05-04T20:07:00Z">
        <w:r w:rsidDel="00117CD7">
          <w:delText>table1Q4 &lt;- table(dwellQ4, mgmtQ4)</w:delText>
        </w:r>
      </w:del>
    </w:p>
    <w:p w14:paraId="1CD8F3BD" w14:textId="6A1BB04E" w:rsidR="00B67C9B" w:rsidDel="00117CD7" w:rsidRDefault="00B67C9B" w:rsidP="00517CCD">
      <w:pPr>
        <w:rPr>
          <w:del w:id="1639" w:author="Dimitri Saridakis (20083467)" w:date="2020-05-04T20:07:00Z"/>
        </w:rPr>
        <w:pPrChange w:id="1640" w:author="Dimitri Saridakis (20083467)" w:date="2020-05-04T20:13:00Z">
          <w:pPr/>
        </w:pPrChange>
      </w:pPr>
    </w:p>
    <w:p w14:paraId="4A0B6C15" w14:textId="434795D3" w:rsidR="00B67C9B" w:rsidDel="00117CD7" w:rsidRDefault="00B67C9B" w:rsidP="00517CCD">
      <w:pPr>
        <w:rPr>
          <w:del w:id="1641" w:author="Dimitri Saridakis (20083467)" w:date="2020-05-04T20:07:00Z"/>
        </w:rPr>
        <w:pPrChange w:id="1642" w:author="Dimitri Saridakis (20083467)" w:date="2020-05-04T20:13:00Z">
          <w:pPr/>
        </w:pPrChange>
      </w:pPr>
      <w:del w:id="1643" w:author="Dimitri Saridakis (20083467)" w:date="2020-05-04T20:07:00Z">
        <w:r w:rsidDel="00117CD7">
          <w:delText># to alter new tables row and column names</w:delText>
        </w:r>
      </w:del>
    </w:p>
    <w:p w14:paraId="333E33FA" w14:textId="2C4B924D" w:rsidR="00B67C9B" w:rsidDel="00117CD7" w:rsidRDefault="00B67C9B" w:rsidP="00517CCD">
      <w:pPr>
        <w:rPr>
          <w:del w:id="1644" w:author="Dimitri Saridakis (20083467)" w:date="2020-05-04T20:07:00Z"/>
        </w:rPr>
        <w:pPrChange w:id="1645" w:author="Dimitri Saridakis (20083467)" w:date="2020-05-04T20:13:00Z">
          <w:pPr/>
        </w:pPrChange>
      </w:pPr>
      <w:del w:id="1646" w:author="Dimitri Saridakis (20083467)" w:date="2020-05-04T20:07:00Z">
        <w:r w:rsidDel="00117CD7">
          <w:delText>colnames(table1Q4) = c("Managed", "Not Managed")</w:delText>
        </w:r>
      </w:del>
    </w:p>
    <w:p w14:paraId="745CC932" w14:textId="6A3854DC" w:rsidR="00B67C9B" w:rsidDel="00117CD7" w:rsidRDefault="00B67C9B" w:rsidP="00517CCD">
      <w:pPr>
        <w:rPr>
          <w:del w:id="1647" w:author="Dimitri Saridakis (20083467)" w:date="2020-05-04T20:07:00Z"/>
        </w:rPr>
        <w:pPrChange w:id="1648" w:author="Dimitri Saridakis (20083467)" w:date="2020-05-04T20:13:00Z">
          <w:pPr/>
        </w:pPrChange>
      </w:pPr>
      <w:del w:id="1649" w:author="Dimitri Saridakis (20083467)" w:date="2020-05-04T20:07:00Z">
        <w:r w:rsidDel="00117CD7">
          <w:delText>rownames(table1Q4) = c("Houses", "Apartments")</w:delText>
        </w:r>
      </w:del>
    </w:p>
    <w:p w14:paraId="269F7907" w14:textId="0E1C614E" w:rsidR="00B67C9B" w:rsidDel="00117CD7" w:rsidRDefault="00B67C9B" w:rsidP="00517CCD">
      <w:pPr>
        <w:rPr>
          <w:del w:id="1650" w:author="Dimitri Saridakis (20083467)" w:date="2020-05-04T20:07:00Z"/>
        </w:rPr>
        <w:pPrChange w:id="1651" w:author="Dimitri Saridakis (20083467)" w:date="2020-05-04T20:13:00Z">
          <w:pPr/>
        </w:pPrChange>
      </w:pPr>
    </w:p>
    <w:p w14:paraId="4EF2D0BE" w14:textId="71CD9798" w:rsidR="00B67C9B" w:rsidDel="00117CD7" w:rsidRDefault="00B67C9B" w:rsidP="00517CCD">
      <w:pPr>
        <w:rPr>
          <w:del w:id="1652" w:author="Dimitri Saridakis (20083467)" w:date="2020-05-04T20:07:00Z"/>
        </w:rPr>
        <w:pPrChange w:id="1653" w:author="Dimitri Saridakis (20083467)" w:date="2020-05-04T20:13:00Z">
          <w:pPr/>
        </w:pPrChange>
      </w:pPr>
    </w:p>
    <w:p w14:paraId="543EE2A3" w14:textId="0F5C7FB7" w:rsidR="00B67C9B" w:rsidDel="00117CD7" w:rsidRDefault="00B67C9B" w:rsidP="00517CCD">
      <w:pPr>
        <w:rPr>
          <w:del w:id="1654" w:author="Dimitri Saridakis (20083467)" w:date="2020-05-04T20:07:00Z"/>
        </w:rPr>
        <w:pPrChange w:id="1655" w:author="Dimitri Saridakis (20083467)" w:date="2020-05-04T20:13:00Z">
          <w:pPr/>
        </w:pPrChange>
      </w:pPr>
      <w:del w:id="1656" w:author="Dimitri Saridakis (20083467)" w:date="2020-05-04T20:07:00Z">
        <w:r w:rsidDel="00117CD7">
          <w:delText># to plot graph</w:delText>
        </w:r>
      </w:del>
    </w:p>
    <w:p w14:paraId="0B896A59" w14:textId="05EA17E4" w:rsidR="00B67C9B" w:rsidDel="00117CD7" w:rsidRDefault="00B67C9B" w:rsidP="00517CCD">
      <w:pPr>
        <w:rPr>
          <w:del w:id="1657" w:author="Dimitri Saridakis (20083467)" w:date="2020-05-04T20:07:00Z"/>
        </w:rPr>
        <w:pPrChange w:id="1658" w:author="Dimitri Saridakis (20083467)" w:date="2020-05-04T20:13:00Z">
          <w:pPr/>
        </w:pPrChange>
      </w:pPr>
      <w:del w:id="1659" w:author="Dimitri Saridakis (20083467)" w:date="2020-05-04T20:07:00Z">
        <w:r w:rsidDel="00117CD7">
          <w:delText>plot(table1Q4, col=c("purple", "darkred"), xlab="Dwelling Type", ylab="Not/Managed", main="Percentage of Houses and Aparments\nManaged or Not")</w:delText>
        </w:r>
      </w:del>
    </w:p>
    <w:p w14:paraId="31C197B9" w14:textId="00A32A2C" w:rsidR="00B67C9B" w:rsidDel="00117CD7" w:rsidRDefault="00B67C9B" w:rsidP="00517CCD">
      <w:pPr>
        <w:rPr>
          <w:del w:id="1660" w:author="Dimitri Saridakis (20083467)" w:date="2020-05-04T20:07:00Z"/>
        </w:rPr>
        <w:pPrChange w:id="1661" w:author="Dimitri Saridakis (20083467)" w:date="2020-05-04T20:13:00Z">
          <w:pPr/>
        </w:pPrChange>
      </w:pPr>
    </w:p>
    <w:p w14:paraId="6AE6614E" w14:textId="0E959123" w:rsidR="00B67C9B" w:rsidDel="00117CD7" w:rsidRDefault="00B67C9B" w:rsidP="00517CCD">
      <w:pPr>
        <w:rPr>
          <w:del w:id="1662" w:author="Dimitri Saridakis (20083467)" w:date="2020-05-04T20:07:00Z"/>
        </w:rPr>
        <w:pPrChange w:id="1663" w:author="Dimitri Saridakis (20083467)" w:date="2020-05-04T20:13:00Z">
          <w:pPr/>
        </w:pPrChange>
      </w:pPr>
      <w:del w:id="1664" w:author="Dimitri Saridakis (20083467)" w:date="2020-05-04T20:07:00Z">
        <w:r w:rsidDel="00117CD7">
          <w:delText># to carry out the chi sq test</w:delText>
        </w:r>
      </w:del>
    </w:p>
    <w:p w14:paraId="232FEA05" w14:textId="1AED9335" w:rsidR="00B67C9B" w:rsidDel="00117CD7" w:rsidRDefault="00B67C9B" w:rsidP="00517CCD">
      <w:pPr>
        <w:rPr>
          <w:del w:id="1665" w:author="Dimitri Saridakis (20083467)" w:date="2020-05-04T20:07:00Z"/>
        </w:rPr>
        <w:pPrChange w:id="1666" w:author="Dimitri Saridakis (20083467)" w:date="2020-05-04T20:13:00Z">
          <w:pPr/>
        </w:pPrChange>
      </w:pPr>
      <w:del w:id="1667" w:author="Dimitri Saridakis (20083467)" w:date="2020-05-04T20:07:00Z">
        <w:r w:rsidDel="00117CD7">
          <w:delText>chisq.test(dwellQ4, mgmtQ4)</w:delText>
        </w:r>
      </w:del>
    </w:p>
    <w:p w14:paraId="00317EE3" w14:textId="27350CAB" w:rsidR="00B67C9B" w:rsidDel="00117CD7" w:rsidRDefault="00B67C9B" w:rsidP="00517CCD">
      <w:pPr>
        <w:rPr>
          <w:del w:id="1668" w:author="Dimitri Saridakis (20083467)" w:date="2020-05-04T20:07:00Z"/>
        </w:rPr>
        <w:pPrChange w:id="1669" w:author="Dimitri Saridakis (20083467)" w:date="2020-05-04T20:13:00Z">
          <w:pPr/>
        </w:pPrChange>
      </w:pPr>
    </w:p>
    <w:p w14:paraId="05DD7F5E" w14:textId="3933C4FD" w:rsidR="00B67C9B" w:rsidDel="00117CD7" w:rsidRDefault="00B67C9B" w:rsidP="00517CCD">
      <w:pPr>
        <w:rPr>
          <w:del w:id="1670" w:author="Dimitri Saridakis (20083467)" w:date="2020-05-04T20:07:00Z"/>
        </w:rPr>
        <w:pPrChange w:id="1671" w:author="Dimitri Saridakis (20083467)" w:date="2020-05-04T20:13:00Z">
          <w:pPr/>
        </w:pPrChange>
      </w:pPr>
    </w:p>
    <w:p w14:paraId="1D6BF5C5" w14:textId="2A14338B" w:rsidR="00B67C9B" w:rsidDel="00117CD7" w:rsidRDefault="00B67C9B" w:rsidP="00517CCD">
      <w:pPr>
        <w:rPr>
          <w:del w:id="1672" w:author="Dimitri Saridakis (20083467)" w:date="2020-05-04T20:07:00Z"/>
        </w:rPr>
        <w:pPrChange w:id="1673" w:author="Dimitri Saridakis (20083467)" w:date="2020-05-04T20:13:00Z">
          <w:pPr/>
        </w:pPrChange>
      </w:pPr>
      <w:del w:id="1674" w:author="Dimitri Saridakis (20083467)" w:date="2020-05-04T20:07:00Z">
        <w:r w:rsidDel="00117CD7">
          <w:delText>---------------------------------------------------------------------------</w:delText>
        </w:r>
      </w:del>
    </w:p>
    <w:p w14:paraId="51C04664" w14:textId="640A3482" w:rsidR="00B67C9B" w:rsidDel="00117CD7" w:rsidRDefault="00B67C9B" w:rsidP="00517CCD">
      <w:pPr>
        <w:rPr>
          <w:del w:id="1675" w:author="Dimitri Saridakis (20083467)" w:date="2020-05-04T20:07:00Z"/>
        </w:rPr>
        <w:pPrChange w:id="1676" w:author="Dimitri Saridakis (20083467)" w:date="2020-05-04T20:13:00Z">
          <w:pPr/>
        </w:pPrChange>
      </w:pPr>
      <w:del w:id="1677" w:author="Dimitri Saridakis (20083467)" w:date="2020-05-04T20:07:00Z">
        <w:r w:rsidDel="00117CD7">
          <w:delText>#question5</w:delText>
        </w:r>
      </w:del>
    </w:p>
    <w:p w14:paraId="58594A59" w14:textId="768D5755" w:rsidR="00B67C9B" w:rsidDel="00117CD7" w:rsidRDefault="00B67C9B" w:rsidP="00517CCD">
      <w:pPr>
        <w:rPr>
          <w:del w:id="1678" w:author="Dimitri Saridakis (20083467)" w:date="2020-05-04T20:07:00Z"/>
        </w:rPr>
        <w:pPrChange w:id="1679" w:author="Dimitri Saridakis (20083467)" w:date="2020-05-04T20:13:00Z">
          <w:pPr/>
        </w:pPrChange>
      </w:pPr>
      <w:del w:id="1680" w:author="Dimitri Saridakis (20083467)" w:date="2020-05-04T20:07:00Z">
        <w:r w:rsidDel="00117CD7">
          <w:delText>---------------------------------------------------------------------------</w:delText>
        </w:r>
      </w:del>
    </w:p>
    <w:p w14:paraId="74861C95" w14:textId="275C5E9A" w:rsidR="00B67C9B" w:rsidDel="00117CD7" w:rsidRDefault="00B67C9B" w:rsidP="00517CCD">
      <w:pPr>
        <w:rPr>
          <w:del w:id="1681" w:author="Dimitri Saridakis (20083467)" w:date="2020-05-04T20:07:00Z"/>
        </w:rPr>
        <w:pPrChange w:id="1682" w:author="Dimitri Saridakis (20083467)" w:date="2020-05-04T20:13:00Z">
          <w:pPr/>
        </w:pPrChange>
      </w:pPr>
      <w:del w:id="1683" w:author="Dimitri Saridakis (20083467)" w:date="2020-05-04T20:07:00Z">
        <w:r w:rsidDel="00117CD7">
          <w:delText># to seperate 'others' from rent column</w:delText>
        </w:r>
      </w:del>
    </w:p>
    <w:p w14:paraId="580381AE" w14:textId="1DA60434" w:rsidR="00B67C9B" w:rsidDel="00117CD7" w:rsidRDefault="00B67C9B" w:rsidP="00517CCD">
      <w:pPr>
        <w:rPr>
          <w:del w:id="1684" w:author="Dimitri Saridakis (20083467)" w:date="2020-05-04T20:07:00Z"/>
        </w:rPr>
        <w:pPrChange w:id="1685" w:author="Dimitri Saridakis (20083467)" w:date="2020-05-04T20:13:00Z">
          <w:pPr/>
        </w:pPrChange>
      </w:pPr>
      <w:del w:id="1686" w:author="Dimitri Saridakis (20083467)" w:date="2020-05-04T20:07:00Z">
        <w:r w:rsidDel="00117CD7">
          <w:delText>rentTypeQ5 &lt;- subset(rent, occupentType != 4)</w:delText>
        </w:r>
      </w:del>
    </w:p>
    <w:p w14:paraId="1992CC4D" w14:textId="04FBF298" w:rsidR="00B67C9B" w:rsidDel="00117CD7" w:rsidRDefault="00B67C9B" w:rsidP="00517CCD">
      <w:pPr>
        <w:rPr>
          <w:del w:id="1687" w:author="Dimitri Saridakis (20083467)" w:date="2020-05-04T20:07:00Z"/>
        </w:rPr>
        <w:pPrChange w:id="1688" w:author="Dimitri Saridakis (20083467)" w:date="2020-05-04T20:13:00Z">
          <w:pPr/>
        </w:pPrChange>
      </w:pPr>
    </w:p>
    <w:p w14:paraId="2FB46284" w14:textId="5096716E" w:rsidR="00B67C9B" w:rsidDel="00117CD7" w:rsidRDefault="00B67C9B" w:rsidP="00517CCD">
      <w:pPr>
        <w:rPr>
          <w:del w:id="1689" w:author="Dimitri Saridakis (20083467)" w:date="2020-05-04T20:07:00Z"/>
        </w:rPr>
        <w:pPrChange w:id="1690" w:author="Dimitri Saridakis (20083467)" w:date="2020-05-04T20:13:00Z">
          <w:pPr/>
        </w:pPrChange>
      </w:pPr>
      <w:del w:id="1691" w:author="Dimitri Saridakis (20083467)" w:date="2020-05-04T20:07:00Z">
        <w:r w:rsidDel="00117CD7">
          <w:delText>#seperate 'others' fromt occupent col</w:delText>
        </w:r>
      </w:del>
    </w:p>
    <w:p w14:paraId="363432CD" w14:textId="6F2B858B" w:rsidR="00B67C9B" w:rsidDel="00117CD7" w:rsidRDefault="00B67C9B" w:rsidP="00517CCD">
      <w:pPr>
        <w:rPr>
          <w:del w:id="1692" w:author="Dimitri Saridakis (20083467)" w:date="2020-05-04T20:07:00Z"/>
        </w:rPr>
        <w:pPrChange w:id="1693" w:author="Dimitri Saridakis (20083467)" w:date="2020-05-04T20:13:00Z">
          <w:pPr/>
        </w:pPrChange>
      </w:pPr>
      <w:del w:id="1694" w:author="Dimitri Saridakis (20083467)" w:date="2020-05-04T20:07:00Z">
        <w:r w:rsidDel="00117CD7">
          <w:delText>occTypeQ5 &lt;- subset(occupentType, occupentType &lt; 4)</w:delText>
        </w:r>
      </w:del>
    </w:p>
    <w:p w14:paraId="0B8DBBF1" w14:textId="73AF26E5" w:rsidR="00B67C9B" w:rsidDel="00117CD7" w:rsidRDefault="00B67C9B" w:rsidP="00517CCD">
      <w:pPr>
        <w:rPr>
          <w:del w:id="1695" w:author="Dimitri Saridakis (20083467)" w:date="2020-05-04T20:07:00Z"/>
        </w:rPr>
        <w:pPrChange w:id="1696" w:author="Dimitri Saridakis (20083467)" w:date="2020-05-04T20:13:00Z">
          <w:pPr/>
        </w:pPrChange>
      </w:pPr>
    </w:p>
    <w:p w14:paraId="576FBB61" w14:textId="217413B5" w:rsidR="00B67C9B" w:rsidDel="00117CD7" w:rsidRDefault="00B67C9B" w:rsidP="00517CCD">
      <w:pPr>
        <w:rPr>
          <w:del w:id="1697" w:author="Dimitri Saridakis (20083467)" w:date="2020-05-04T20:07:00Z"/>
        </w:rPr>
        <w:pPrChange w:id="1698" w:author="Dimitri Saridakis (20083467)" w:date="2020-05-04T20:13:00Z">
          <w:pPr/>
        </w:pPrChange>
      </w:pPr>
      <w:del w:id="1699" w:author="Dimitri Saridakis (20083467)" w:date="2020-05-04T20:07:00Z">
        <w:r w:rsidDel="00117CD7">
          <w:delText># subset rent paid based on occupancy type</w:delText>
        </w:r>
      </w:del>
    </w:p>
    <w:p w14:paraId="7474663B" w14:textId="7D24CB9C" w:rsidR="00B67C9B" w:rsidDel="00117CD7" w:rsidRDefault="00B67C9B" w:rsidP="00517CCD">
      <w:pPr>
        <w:rPr>
          <w:del w:id="1700" w:author="Dimitri Saridakis (20083467)" w:date="2020-05-04T20:07:00Z"/>
        </w:rPr>
        <w:pPrChange w:id="1701" w:author="Dimitri Saridakis (20083467)" w:date="2020-05-04T20:13:00Z">
          <w:pPr/>
        </w:pPrChange>
      </w:pPr>
      <w:del w:id="1702" w:author="Dimitri Saridakis (20083467)" w:date="2020-05-04T20:07:00Z">
        <w:r w:rsidDel="00117CD7">
          <w:delText>familyRentQ5 &lt;- subset(rent,occupentType ==1)</w:delText>
        </w:r>
      </w:del>
    </w:p>
    <w:p w14:paraId="3082D826" w14:textId="07A41D1B" w:rsidR="00B67C9B" w:rsidDel="00117CD7" w:rsidRDefault="00B67C9B" w:rsidP="00517CCD">
      <w:pPr>
        <w:rPr>
          <w:del w:id="1703" w:author="Dimitri Saridakis (20083467)" w:date="2020-05-04T20:07:00Z"/>
        </w:rPr>
        <w:pPrChange w:id="1704" w:author="Dimitri Saridakis (20083467)" w:date="2020-05-04T20:13:00Z">
          <w:pPr/>
        </w:pPrChange>
      </w:pPr>
      <w:del w:id="1705" w:author="Dimitri Saridakis (20083467)" w:date="2020-05-04T20:07:00Z">
        <w:r w:rsidDel="00117CD7">
          <w:delText>houseShareRentQ5 &lt;- subset(rent,occupentType ==2)</w:delText>
        </w:r>
      </w:del>
    </w:p>
    <w:p w14:paraId="26AB073E" w14:textId="3DFD4AFB" w:rsidR="00B67C9B" w:rsidDel="00117CD7" w:rsidRDefault="00B67C9B" w:rsidP="00517CCD">
      <w:pPr>
        <w:rPr>
          <w:del w:id="1706" w:author="Dimitri Saridakis (20083467)" w:date="2020-05-04T20:07:00Z"/>
        </w:rPr>
        <w:pPrChange w:id="1707" w:author="Dimitri Saridakis (20083467)" w:date="2020-05-04T20:13:00Z">
          <w:pPr/>
        </w:pPrChange>
      </w:pPr>
      <w:del w:id="1708" w:author="Dimitri Saridakis (20083467)" w:date="2020-05-04T20:07:00Z">
        <w:r w:rsidDel="00117CD7">
          <w:delText>singleOccRentQ5 &lt;- subset(rent,occupentType ==3)</w:delText>
        </w:r>
      </w:del>
    </w:p>
    <w:p w14:paraId="0A419C69" w14:textId="39326589" w:rsidR="00B67C9B" w:rsidDel="00117CD7" w:rsidRDefault="00B67C9B" w:rsidP="00517CCD">
      <w:pPr>
        <w:rPr>
          <w:del w:id="1709" w:author="Dimitri Saridakis (20083467)" w:date="2020-05-04T20:07:00Z"/>
        </w:rPr>
        <w:pPrChange w:id="1710" w:author="Dimitri Saridakis (20083467)" w:date="2020-05-04T20:13:00Z">
          <w:pPr/>
        </w:pPrChange>
      </w:pPr>
    </w:p>
    <w:p w14:paraId="121A152E" w14:textId="637EF453" w:rsidR="00B67C9B" w:rsidDel="00117CD7" w:rsidRDefault="00B67C9B" w:rsidP="00517CCD">
      <w:pPr>
        <w:rPr>
          <w:del w:id="1711" w:author="Dimitri Saridakis (20083467)" w:date="2020-05-04T20:07:00Z"/>
        </w:rPr>
        <w:pPrChange w:id="1712" w:author="Dimitri Saridakis (20083467)" w:date="2020-05-04T20:13:00Z">
          <w:pPr/>
        </w:pPrChange>
      </w:pPr>
      <w:del w:id="1713" w:author="Dimitri Saridakis (20083467)" w:date="2020-05-04T20:07:00Z">
        <w:r w:rsidDel="00117CD7">
          <w:delText># create var for use in box plot</w:delText>
        </w:r>
      </w:del>
    </w:p>
    <w:p w14:paraId="0DAB3F8F" w14:textId="1AECE539" w:rsidR="00B67C9B" w:rsidDel="00117CD7" w:rsidRDefault="00B67C9B" w:rsidP="00517CCD">
      <w:pPr>
        <w:rPr>
          <w:del w:id="1714" w:author="Dimitri Saridakis (20083467)" w:date="2020-05-04T20:07:00Z"/>
        </w:rPr>
        <w:pPrChange w:id="1715" w:author="Dimitri Saridakis (20083467)" w:date="2020-05-04T20:13:00Z">
          <w:pPr/>
        </w:pPrChange>
      </w:pPr>
      <w:del w:id="1716" w:author="Dimitri Saridakis (20083467)" w:date="2020-05-04T20:07:00Z">
        <w:r w:rsidDel="00117CD7">
          <w:delText>names &lt;- c(rep("Family",length(familyRentQ5)), rep("House Share", length(houseShareRentQ5)), rep("Single Occupent", length(singleOccRentQ5 )))</w:delText>
        </w:r>
      </w:del>
    </w:p>
    <w:p w14:paraId="7DB20D1D" w14:textId="0D226CF0" w:rsidR="00B67C9B" w:rsidDel="00117CD7" w:rsidRDefault="00B67C9B" w:rsidP="00517CCD">
      <w:pPr>
        <w:rPr>
          <w:del w:id="1717" w:author="Dimitri Saridakis (20083467)" w:date="2020-05-04T20:07:00Z"/>
        </w:rPr>
        <w:pPrChange w:id="1718" w:author="Dimitri Saridakis (20083467)" w:date="2020-05-04T20:13:00Z">
          <w:pPr/>
        </w:pPrChange>
      </w:pPr>
    </w:p>
    <w:p w14:paraId="32AE0C45" w14:textId="7CB9F39F" w:rsidR="00B67C9B" w:rsidDel="00117CD7" w:rsidRDefault="00B67C9B" w:rsidP="00517CCD">
      <w:pPr>
        <w:rPr>
          <w:del w:id="1719" w:author="Dimitri Saridakis (20083467)" w:date="2020-05-04T20:07:00Z"/>
        </w:rPr>
        <w:pPrChange w:id="1720" w:author="Dimitri Saridakis (20083467)" w:date="2020-05-04T20:13:00Z">
          <w:pPr/>
        </w:pPrChange>
      </w:pPr>
      <w:del w:id="1721" w:author="Dimitri Saridakis (20083467)" w:date="2020-05-04T20:07:00Z">
        <w:r w:rsidDel="00117CD7">
          <w:delText>#create var for values for boxplot</w:delText>
        </w:r>
      </w:del>
    </w:p>
    <w:p w14:paraId="5A197AEC" w14:textId="52B69FDE" w:rsidR="00B67C9B" w:rsidDel="00117CD7" w:rsidRDefault="00B67C9B" w:rsidP="00517CCD">
      <w:pPr>
        <w:rPr>
          <w:del w:id="1722" w:author="Dimitri Saridakis (20083467)" w:date="2020-05-04T20:07:00Z"/>
        </w:rPr>
        <w:pPrChange w:id="1723" w:author="Dimitri Saridakis (20083467)" w:date="2020-05-04T20:13:00Z">
          <w:pPr/>
        </w:pPrChange>
      </w:pPr>
      <w:del w:id="1724" w:author="Dimitri Saridakis (20083467)" w:date="2020-05-04T20:07:00Z">
        <w:r w:rsidDel="00117CD7">
          <w:delText>values &lt;- c(sample(familyRentQ5, replace=T), sample(houseShareRentQ5, replace=T), sample(singleOccRentQ5, replace=T))</w:delText>
        </w:r>
      </w:del>
    </w:p>
    <w:p w14:paraId="1E8D90FE" w14:textId="431FFA5D" w:rsidR="00B67C9B" w:rsidDel="00117CD7" w:rsidRDefault="00B67C9B" w:rsidP="00517CCD">
      <w:pPr>
        <w:rPr>
          <w:del w:id="1725" w:author="Dimitri Saridakis (20083467)" w:date="2020-05-04T20:07:00Z"/>
        </w:rPr>
        <w:pPrChange w:id="1726" w:author="Dimitri Saridakis (20083467)" w:date="2020-05-04T20:13:00Z">
          <w:pPr/>
        </w:pPrChange>
      </w:pPr>
    </w:p>
    <w:p w14:paraId="38003146" w14:textId="3CD49F25" w:rsidR="00B67C9B" w:rsidDel="00117CD7" w:rsidRDefault="00B67C9B" w:rsidP="00517CCD">
      <w:pPr>
        <w:rPr>
          <w:del w:id="1727" w:author="Dimitri Saridakis (20083467)" w:date="2020-05-04T20:07:00Z"/>
        </w:rPr>
        <w:pPrChange w:id="1728" w:author="Dimitri Saridakis (20083467)" w:date="2020-05-04T20:13:00Z">
          <w:pPr/>
        </w:pPrChange>
      </w:pPr>
      <w:del w:id="1729" w:author="Dimitri Saridakis (20083467)" w:date="2020-05-04T20:07:00Z">
        <w:r w:rsidDel="00117CD7">
          <w:delText># data frame for boxplot</w:delText>
        </w:r>
      </w:del>
    </w:p>
    <w:p w14:paraId="7A6F0B77" w14:textId="43EA34B8" w:rsidR="00B67C9B" w:rsidDel="00117CD7" w:rsidRDefault="00B67C9B" w:rsidP="00517CCD">
      <w:pPr>
        <w:rPr>
          <w:del w:id="1730" w:author="Dimitri Saridakis (20083467)" w:date="2020-05-04T20:07:00Z"/>
        </w:rPr>
        <w:pPrChange w:id="1731" w:author="Dimitri Saridakis (20083467)" w:date="2020-05-04T20:13:00Z">
          <w:pPr/>
        </w:pPrChange>
      </w:pPr>
      <w:del w:id="1732" w:author="Dimitri Saridakis (20083467)" w:date="2020-05-04T20:07:00Z">
        <w:r w:rsidDel="00117CD7">
          <w:delText>dfQ5 &lt;- data.frame(names,values)</w:delText>
        </w:r>
      </w:del>
    </w:p>
    <w:p w14:paraId="1117C78C" w14:textId="0AF54E5D" w:rsidR="00B67C9B" w:rsidDel="00117CD7" w:rsidRDefault="00B67C9B" w:rsidP="00517CCD">
      <w:pPr>
        <w:rPr>
          <w:del w:id="1733" w:author="Dimitri Saridakis (20083467)" w:date="2020-05-04T20:07:00Z"/>
        </w:rPr>
        <w:pPrChange w:id="1734" w:author="Dimitri Saridakis (20083467)" w:date="2020-05-04T20:13:00Z">
          <w:pPr/>
        </w:pPrChange>
      </w:pPr>
    </w:p>
    <w:p w14:paraId="584F0E50" w14:textId="7FCBFF40" w:rsidR="00B67C9B" w:rsidDel="00117CD7" w:rsidRDefault="00B67C9B" w:rsidP="00517CCD">
      <w:pPr>
        <w:rPr>
          <w:del w:id="1735" w:author="Dimitri Saridakis (20083467)" w:date="2020-05-04T20:07:00Z"/>
        </w:rPr>
        <w:pPrChange w:id="1736" w:author="Dimitri Saridakis (20083467)" w:date="2020-05-04T20:13:00Z">
          <w:pPr/>
        </w:pPrChange>
      </w:pPr>
      <w:del w:id="1737" w:author="Dimitri Saridakis (20083467)" w:date="2020-05-04T20:07:00Z">
        <w:r w:rsidDel="00117CD7">
          <w:delText># calculate proportion for width of boxplot in relation to sample size</w:delText>
        </w:r>
      </w:del>
    </w:p>
    <w:p w14:paraId="6BE505B3" w14:textId="500C46AA" w:rsidR="00B67C9B" w:rsidDel="00117CD7" w:rsidRDefault="00B67C9B" w:rsidP="00517CCD">
      <w:pPr>
        <w:rPr>
          <w:del w:id="1738" w:author="Dimitri Saridakis (20083467)" w:date="2020-05-04T20:07:00Z"/>
        </w:rPr>
        <w:pPrChange w:id="1739" w:author="Dimitri Saridakis (20083467)" w:date="2020-05-04T20:13:00Z">
          <w:pPr/>
        </w:pPrChange>
      </w:pPr>
      <w:del w:id="1740" w:author="Dimitri Saridakis (20083467)" w:date="2020-05-04T20:07:00Z">
        <w:r w:rsidDel="00117CD7">
          <w:delText>propQ5 &lt;- table(dfQ5$names)/nrow(dfQ5)</w:delText>
        </w:r>
      </w:del>
    </w:p>
    <w:p w14:paraId="4C18A0C8" w14:textId="01FFD0E3" w:rsidR="00B67C9B" w:rsidDel="00117CD7" w:rsidRDefault="00B67C9B" w:rsidP="00517CCD">
      <w:pPr>
        <w:rPr>
          <w:del w:id="1741" w:author="Dimitri Saridakis (20083467)" w:date="2020-05-04T20:07:00Z"/>
        </w:rPr>
        <w:pPrChange w:id="1742" w:author="Dimitri Saridakis (20083467)" w:date="2020-05-04T20:13:00Z">
          <w:pPr/>
        </w:pPrChange>
      </w:pPr>
    </w:p>
    <w:p w14:paraId="67DD0321" w14:textId="4DFD41DF" w:rsidR="00B67C9B" w:rsidDel="00117CD7" w:rsidRDefault="00B67C9B" w:rsidP="00517CCD">
      <w:pPr>
        <w:rPr>
          <w:del w:id="1743" w:author="Dimitri Saridakis (20083467)" w:date="2020-05-04T20:07:00Z"/>
        </w:rPr>
        <w:pPrChange w:id="1744" w:author="Dimitri Saridakis (20083467)" w:date="2020-05-04T20:13:00Z">
          <w:pPr/>
        </w:pPrChange>
      </w:pPr>
      <w:del w:id="1745" w:author="Dimitri Saridakis (20083467)" w:date="2020-05-04T20:07:00Z">
        <w:r w:rsidDel="00117CD7">
          <w:delText># draw boxplot</w:delText>
        </w:r>
      </w:del>
    </w:p>
    <w:p w14:paraId="24CDE71A" w14:textId="0D568BF6" w:rsidR="00B67C9B" w:rsidDel="00117CD7" w:rsidRDefault="00B67C9B" w:rsidP="00517CCD">
      <w:pPr>
        <w:rPr>
          <w:del w:id="1746" w:author="Dimitri Saridakis (20083467)" w:date="2020-05-04T20:07:00Z"/>
        </w:rPr>
        <w:pPrChange w:id="1747" w:author="Dimitri Saridakis (20083467)" w:date="2020-05-04T20:13:00Z">
          <w:pPr/>
        </w:pPrChange>
      </w:pPr>
      <w:del w:id="1748" w:author="Dimitri Saridakis (20083467)" w:date="2020-05-04T20:07:00Z">
        <w:r w:rsidDel="00117CD7">
          <w:delText xml:space="preserve"> boxplot(dfQ5$value ~ dfQ5$names , width=propQ5, col=c("orange", "darkorchid", "dodgerblue3"), ylab="Occupant Type", xlab="Rent Amount", horizontal=T, main="Occupancy Type: Rent\n (with variable box width proportionate to sample size)")</w:delText>
        </w:r>
      </w:del>
    </w:p>
    <w:p w14:paraId="0A278952" w14:textId="4C44032E" w:rsidR="00B67C9B" w:rsidDel="00117CD7" w:rsidRDefault="00B67C9B" w:rsidP="00517CCD">
      <w:pPr>
        <w:rPr>
          <w:del w:id="1749" w:author="Dimitri Saridakis (20083467)" w:date="2020-05-04T20:07:00Z"/>
        </w:rPr>
        <w:pPrChange w:id="1750" w:author="Dimitri Saridakis (20083467)" w:date="2020-05-04T20:13:00Z">
          <w:pPr/>
        </w:pPrChange>
      </w:pPr>
    </w:p>
    <w:p w14:paraId="29CBBD19" w14:textId="34A38DF2" w:rsidR="00B67C9B" w:rsidDel="00117CD7" w:rsidRDefault="00B67C9B" w:rsidP="00517CCD">
      <w:pPr>
        <w:rPr>
          <w:del w:id="1751" w:author="Dimitri Saridakis (20083467)" w:date="2020-05-04T20:07:00Z"/>
        </w:rPr>
        <w:pPrChange w:id="1752" w:author="Dimitri Saridakis (20083467)" w:date="2020-05-04T20:13:00Z">
          <w:pPr/>
        </w:pPrChange>
      </w:pPr>
      <w:del w:id="1753" w:author="Dimitri Saridakis (20083467)" w:date="2020-05-04T20:07:00Z">
        <w:r w:rsidDel="00117CD7">
          <w:delText># calculate the means</w:delText>
        </w:r>
      </w:del>
    </w:p>
    <w:p w14:paraId="0822254D" w14:textId="0D16F8AF" w:rsidR="00B67C9B" w:rsidDel="00117CD7" w:rsidRDefault="00B67C9B" w:rsidP="00517CCD">
      <w:pPr>
        <w:rPr>
          <w:del w:id="1754" w:author="Dimitri Saridakis (20083467)" w:date="2020-05-04T20:07:00Z"/>
        </w:rPr>
        <w:pPrChange w:id="1755" w:author="Dimitri Saridakis (20083467)" w:date="2020-05-04T20:13:00Z">
          <w:pPr/>
        </w:pPrChange>
      </w:pPr>
      <w:del w:id="1756" w:author="Dimitri Saridakis (20083467)" w:date="2020-05-04T20:07:00Z">
        <w:r w:rsidDel="00117CD7">
          <w:delText>familyMeanQ5 &lt;- mean(subset(familyRentQ5, !(is.na(familyRentQ5))))</w:delText>
        </w:r>
      </w:del>
    </w:p>
    <w:p w14:paraId="20FDBDD0" w14:textId="454F14C9" w:rsidR="00B67C9B" w:rsidDel="00117CD7" w:rsidRDefault="00B67C9B" w:rsidP="00517CCD">
      <w:pPr>
        <w:rPr>
          <w:del w:id="1757" w:author="Dimitri Saridakis (20083467)" w:date="2020-05-04T20:07:00Z"/>
        </w:rPr>
        <w:pPrChange w:id="1758" w:author="Dimitri Saridakis (20083467)" w:date="2020-05-04T20:13:00Z">
          <w:pPr/>
        </w:pPrChange>
      </w:pPr>
    </w:p>
    <w:p w14:paraId="416788F0" w14:textId="05DD45BE" w:rsidR="00B67C9B" w:rsidDel="00117CD7" w:rsidRDefault="00B67C9B" w:rsidP="00517CCD">
      <w:pPr>
        <w:rPr>
          <w:del w:id="1759" w:author="Dimitri Saridakis (20083467)" w:date="2020-05-04T20:07:00Z"/>
        </w:rPr>
        <w:pPrChange w:id="1760" w:author="Dimitri Saridakis (20083467)" w:date="2020-05-04T20:13:00Z">
          <w:pPr/>
        </w:pPrChange>
      </w:pPr>
      <w:del w:id="1761" w:author="Dimitri Saridakis (20083467)" w:date="2020-05-04T20:07:00Z">
        <w:r w:rsidDel="00117CD7">
          <w:delText># alternate mean</w:delText>
        </w:r>
      </w:del>
    </w:p>
    <w:p w14:paraId="3BFD37C1" w14:textId="14C9363C" w:rsidR="00B67C9B" w:rsidDel="00117CD7" w:rsidRDefault="00B67C9B" w:rsidP="00517CCD">
      <w:pPr>
        <w:rPr>
          <w:del w:id="1762" w:author="Dimitri Saridakis (20083467)" w:date="2020-05-04T20:07:00Z"/>
        </w:rPr>
        <w:pPrChange w:id="1763" w:author="Dimitri Saridakis (20083467)" w:date="2020-05-04T20:13:00Z">
          <w:pPr/>
        </w:pPrChange>
      </w:pPr>
      <w:del w:id="1764" w:author="Dimitri Saridakis (20083467)" w:date="2020-05-04T20:07:00Z">
        <w:r w:rsidDel="00117CD7">
          <w:delText>tapply(rentTypeQ5, occTypeQ5, mean, na.rm=T)</w:delText>
        </w:r>
      </w:del>
    </w:p>
    <w:p w14:paraId="7C50B569" w14:textId="063255B8" w:rsidR="00B67C9B" w:rsidDel="00117CD7" w:rsidRDefault="00B67C9B" w:rsidP="00517CCD">
      <w:pPr>
        <w:rPr>
          <w:del w:id="1765" w:author="Dimitri Saridakis (20083467)" w:date="2020-05-04T20:07:00Z"/>
        </w:rPr>
        <w:pPrChange w:id="1766" w:author="Dimitri Saridakis (20083467)" w:date="2020-05-04T20:13:00Z">
          <w:pPr/>
        </w:pPrChange>
      </w:pPr>
    </w:p>
    <w:p w14:paraId="3F4C763B" w14:textId="540F36FB" w:rsidR="00B67C9B" w:rsidDel="00117CD7" w:rsidRDefault="00B67C9B" w:rsidP="00517CCD">
      <w:pPr>
        <w:rPr>
          <w:del w:id="1767" w:author="Dimitri Saridakis (20083467)" w:date="2020-05-04T20:07:00Z"/>
        </w:rPr>
        <w:pPrChange w:id="1768" w:author="Dimitri Saridakis (20083467)" w:date="2020-05-04T20:13:00Z">
          <w:pPr/>
        </w:pPrChange>
      </w:pPr>
      <w:del w:id="1769" w:author="Dimitri Saridakis (20083467)" w:date="2020-05-04T20:07:00Z">
        <w:r w:rsidDel="00117CD7">
          <w:delText># calculate standard deviation</w:delText>
        </w:r>
      </w:del>
    </w:p>
    <w:p w14:paraId="73607D49" w14:textId="66BD0B6E" w:rsidR="00B67C9B" w:rsidDel="00117CD7" w:rsidRDefault="00B67C9B" w:rsidP="00517CCD">
      <w:pPr>
        <w:rPr>
          <w:del w:id="1770" w:author="Dimitri Saridakis (20083467)" w:date="2020-05-04T20:07:00Z"/>
        </w:rPr>
        <w:pPrChange w:id="1771" w:author="Dimitri Saridakis (20083467)" w:date="2020-05-04T20:13:00Z">
          <w:pPr/>
        </w:pPrChange>
      </w:pPr>
      <w:del w:id="1772" w:author="Dimitri Saridakis (20083467)" w:date="2020-05-04T20:07:00Z">
        <w:r w:rsidDel="00117CD7">
          <w:delText>tapply(rentTypeQ5, occTypeQ5, na.rm=T)</w:delText>
        </w:r>
      </w:del>
    </w:p>
    <w:p w14:paraId="57B36123" w14:textId="7D6C6967" w:rsidR="00B67C9B" w:rsidDel="00117CD7" w:rsidRDefault="00B67C9B" w:rsidP="00517CCD">
      <w:pPr>
        <w:rPr>
          <w:del w:id="1773" w:author="Dimitri Saridakis (20083467)" w:date="2020-05-04T20:07:00Z"/>
        </w:rPr>
        <w:pPrChange w:id="1774" w:author="Dimitri Saridakis (20083467)" w:date="2020-05-04T20:13:00Z">
          <w:pPr/>
        </w:pPrChange>
      </w:pPr>
    </w:p>
    <w:p w14:paraId="17A2733A" w14:textId="43148A94" w:rsidR="00B67C9B" w:rsidDel="00117CD7" w:rsidRDefault="00B67C9B" w:rsidP="00517CCD">
      <w:pPr>
        <w:rPr>
          <w:del w:id="1775" w:author="Dimitri Saridakis (20083467)" w:date="2020-05-04T20:07:00Z"/>
        </w:rPr>
        <w:pPrChange w:id="1776" w:author="Dimitri Saridakis (20083467)" w:date="2020-05-04T20:13:00Z">
          <w:pPr/>
        </w:pPrChange>
      </w:pPr>
      <w:del w:id="1777" w:author="Dimitri Saridakis (20083467)" w:date="2020-05-04T20:07:00Z">
        <w:r w:rsidDel="00117CD7">
          <w:delText># calculate sample sizes</w:delText>
        </w:r>
      </w:del>
    </w:p>
    <w:p w14:paraId="4E2B470B" w14:textId="777F133C" w:rsidR="00B67C9B" w:rsidDel="00117CD7" w:rsidRDefault="00B67C9B" w:rsidP="00517CCD">
      <w:pPr>
        <w:rPr>
          <w:del w:id="1778" w:author="Dimitri Saridakis (20083467)" w:date="2020-05-04T20:07:00Z"/>
        </w:rPr>
        <w:pPrChange w:id="1779" w:author="Dimitri Saridakis (20083467)" w:date="2020-05-04T20:13:00Z">
          <w:pPr/>
        </w:pPrChange>
      </w:pPr>
      <w:del w:id="1780" w:author="Dimitri Saridakis (20083467)" w:date="2020-05-04T20:07:00Z">
        <w:r w:rsidDel="00117CD7">
          <w:delText>tapply(rentTypeQ5, occTypeQ5, length)</w:delText>
        </w:r>
      </w:del>
    </w:p>
    <w:p w14:paraId="6D515C11" w14:textId="6111C96D" w:rsidR="00B67C9B" w:rsidDel="00117CD7" w:rsidRDefault="00B67C9B" w:rsidP="00517CCD">
      <w:pPr>
        <w:rPr>
          <w:del w:id="1781" w:author="Dimitri Saridakis (20083467)" w:date="2020-05-04T20:07:00Z"/>
        </w:rPr>
        <w:pPrChange w:id="1782" w:author="Dimitri Saridakis (20083467)" w:date="2020-05-04T20:13:00Z">
          <w:pPr/>
        </w:pPrChange>
      </w:pPr>
    </w:p>
    <w:p w14:paraId="6545E7AB" w14:textId="02693258" w:rsidR="00B67C9B" w:rsidDel="00117CD7" w:rsidRDefault="00B67C9B" w:rsidP="00517CCD">
      <w:pPr>
        <w:rPr>
          <w:del w:id="1783" w:author="Dimitri Saridakis (20083467)" w:date="2020-05-04T20:07:00Z"/>
        </w:rPr>
        <w:pPrChange w:id="1784" w:author="Dimitri Saridakis (20083467)" w:date="2020-05-04T20:13:00Z">
          <w:pPr/>
        </w:pPrChange>
      </w:pPr>
      <w:del w:id="1785" w:author="Dimitri Saridakis (20083467)" w:date="2020-05-04T20:07:00Z">
        <w:r w:rsidDel="00117CD7">
          <w:delText>#  appying ANOVA test</w:delText>
        </w:r>
      </w:del>
    </w:p>
    <w:p w14:paraId="45D56FC0" w14:textId="2601D3E1" w:rsidR="00B67C9B" w:rsidDel="00117CD7" w:rsidRDefault="00B67C9B" w:rsidP="00517CCD">
      <w:pPr>
        <w:rPr>
          <w:del w:id="1786" w:author="Dimitri Saridakis (20083467)" w:date="2020-05-04T20:07:00Z"/>
        </w:rPr>
        <w:pPrChange w:id="1787" w:author="Dimitri Saridakis (20083467)" w:date="2020-05-04T20:13:00Z">
          <w:pPr/>
        </w:pPrChange>
      </w:pPr>
      <w:del w:id="1788" w:author="Dimitri Saridakis (20083467)" w:date="2020-05-04T20:07:00Z">
        <w:r w:rsidDel="00117CD7">
          <w:delText>summary(aov(rentTypeQ5 ~ occTypeQ5)</w:delText>
        </w:r>
      </w:del>
    </w:p>
    <w:p w14:paraId="282CF06B" w14:textId="2F2A131D" w:rsidR="00B67C9B" w:rsidDel="00117CD7" w:rsidRDefault="00B67C9B" w:rsidP="00517CCD">
      <w:pPr>
        <w:rPr>
          <w:del w:id="1789" w:author="Dimitri Saridakis (20083467)" w:date="2020-05-04T20:07:00Z"/>
        </w:rPr>
        <w:pPrChange w:id="1790" w:author="Dimitri Saridakis (20083467)" w:date="2020-05-04T20:13:00Z">
          <w:pPr/>
        </w:pPrChange>
      </w:pPr>
    </w:p>
    <w:p w14:paraId="5F100047" w14:textId="7C2C1819" w:rsidR="00B67C9B" w:rsidDel="00117CD7" w:rsidRDefault="00B67C9B" w:rsidP="00517CCD">
      <w:pPr>
        <w:rPr>
          <w:del w:id="1791" w:author="Dimitri Saridakis (20083467)" w:date="2020-05-04T20:07:00Z"/>
        </w:rPr>
        <w:pPrChange w:id="1792" w:author="Dimitri Saridakis (20083467)" w:date="2020-05-04T20:13:00Z">
          <w:pPr/>
        </w:pPrChange>
      </w:pPr>
      <w:del w:id="1793" w:author="Dimitri Saridakis (20083467)" w:date="2020-05-04T20:07:00Z">
        <w:r w:rsidDel="00117CD7">
          <w:delText># organising data for Tukey test</w:delText>
        </w:r>
      </w:del>
    </w:p>
    <w:p w14:paraId="03E7819B" w14:textId="42A56BBF" w:rsidR="00B67C9B" w:rsidDel="00117CD7" w:rsidRDefault="00B67C9B" w:rsidP="00517CCD">
      <w:pPr>
        <w:rPr>
          <w:del w:id="1794" w:author="Dimitri Saridakis (20083467)" w:date="2020-05-04T20:07:00Z"/>
        </w:rPr>
        <w:pPrChange w:id="1795" w:author="Dimitri Saridakis (20083467)" w:date="2020-05-04T20:13:00Z">
          <w:pPr/>
        </w:pPrChange>
      </w:pPr>
      <w:del w:id="1796" w:author="Dimitri Saridakis (20083467)" w:date="2020-05-04T20:07:00Z">
        <w:r w:rsidDel="00117CD7">
          <w:delText>q5Rent &lt;- aov(rentTypeQ5 ~ as.factor(occTypeQ5))</w:delText>
        </w:r>
      </w:del>
    </w:p>
    <w:p w14:paraId="6363DAAB" w14:textId="5F23512E" w:rsidR="00B67C9B" w:rsidDel="00117CD7" w:rsidRDefault="00B67C9B" w:rsidP="00517CCD">
      <w:pPr>
        <w:rPr>
          <w:del w:id="1797" w:author="Dimitri Saridakis (20083467)" w:date="2020-05-04T20:07:00Z"/>
        </w:rPr>
        <w:pPrChange w:id="1798" w:author="Dimitri Saridakis (20083467)" w:date="2020-05-04T20:13:00Z">
          <w:pPr/>
        </w:pPrChange>
      </w:pPr>
    </w:p>
    <w:p w14:paraId="08C8B747" w14:textId="68EE46E6" w:rsidR="00B67C9B" w:rsidDel="00117CD7" w:rsidRDefault="00B67C9B" w:rsidP="00517CCD">
      <w:pPr>
        <w:rPr>
          <w:del w:id="1799" w:author="Dimitri Saridakis (20083467)" w:date="2020-05-04T20:07:00Z"/>
        </w:rPr>
        <w:pPrChange w:id="1800" w:author="Dimitri Saridakis (20083467)" w:date="2020-05-04T20:13:00Z">
          <w:pPr/>
        </w:pPrChange>
      </w:pPr>
      <w:del w:id="1801" w:author="Dimitri Saridakis (20083467)" w:date="2020-05-04T20:07:00Z">
        <w:r w:rsidDel="00117CD7">
          <w:delText># Tukey test</w:delText>
        </w:r>
      </w:del>
    </w:p>
    <w:p w14:paraId="172BDA83" w14:textId="1822C2B1" w:rsidR="00B67C9B" w:rsidDel="00117CD7" w:rsidRDefault="00B67C9B" w:rsidP="00517CCD">
      <w:pPr>
        <w:rPr>
          <w:del w:id="1802" w:author="Dimitri Saridakis (20083467)" w:date="2020-05-04T20:07:00Z"/>
        </w:rPr>
        <w:pPrChange w:id="1803" w:author="Dimitri Saridakis (20083467)" w:date="2020-05-04T20:13:00Z">
          <w:pPr/>
        </w:pPrChange>
      </w:pPr>
      <w:del w:id="1804" w:author="Dimitri Saridakis (20083467)" w:date="2020-05-04T20:07:00Z">
        <w:r w:rsidDel="00117CD7">
          <w:delText>TukeyHSD(q5Rent)</w:delText>
        </w:r>
      </w:del>
    </w:p>
    <w:p w14:paraId="086AA484" w14:textId="0893D1AD" w:rsidR="00B67C9B" w:rsidDel="00117CD7" w:rsidRDefault="00B67C9B" w:rsidP="00517CCD">
      <w:pPr>
        <w:rPr>
          <w:del w:id="1805" w:author="Dimitri Saridakis (20083467)" w:date="2020-05-04T20:07:00Z"/>
        </w:rPr>
        <w:pPrChange w:id="1806" w:author="Dimitri Saridakis (20083467)" w:date="2020-05-04T20:13:00Z">
          <w:pPr/>
        </w:pPrChange>
      </w:pPr>
    </w:p>
    <w:p w14:paraId="7E361605" w14:textId="29DF975E" w:rsidR="00B67C9B" w:rsidDel="00117CD7" w:rsidRDefault="00B67C9B" w:rsidP="00517CCD">
      <w:pPr>
        <w:rPr>
          <w:del w:id="1807" w:author="Dimitri Saridakis (20083467)" w:date="2020-05-04T20:07:00Z"/>
        </w:rPr>
        <w:pPrChange w:id="1808" w:author="Dimitri Saridakis (20083467)" w:date="2020-05-04T20:13:00Z">
          <w:pPr/>
        </w:pPrChange>
      </w:pPr>
      <w:del w:id="1809" w:author="Dimitri Saridakis (20083467)" w:date="2020-05-04T20:07:00Z">
        <w:r w:rsidDel="00117CD7">
          <w:delText># vars for Levene's test</w:delText>
        </w:r>
      </w:del>
    </w:p>
    <w:p w14:paraId="7BF7B540" w14:textId="0A793765" w:rsidR="00B67C9B" w:rsidDel="00117CD7" w:rsidRDefault="00B67C9B" w:rsidP="00517CCD">
      <w:pPr>
        <w:rPr>
          <w:del w:id="1810" w:author="Dimitri Saridakis (20083467)" w:date="2020-05-04T20:07:00Z"/>
        </w:rPr>
        <w:pPrChange w:id="1811" w:author="Dimitri Saridakis (20083467)" w:date="2020-05-04T20:13:00Z">
          <w:pPr/>
        </w:pPrChange>
      </w:pPr>
      <w:del w:id="1812" w:author="Dimitri Saridakis (20083467)" w:date="2020-05-04T20:07:00Z">
        <w:r w:rsidDel="00117CD7">
          <w:delText>rentSubQ5 &lt;- subset(rentTypeQ5, !(is.na(rentTypeQ5) | (is.na(occTypeQ5))))</w:delText>
        </w:r>
      </w:del>
    </w:p>
    <w:p w14:paraId="68F146C4" w14:textId="55C3E6E6" w:rsidR="00B67C9B" w:rsidDel="00117CD7" w:rsidRDefault="00B67C9B" w:rsidP="00517CCD">
      <w:pPr>
        <w:rPr>
          <w:del w:id="1813" w:author="Dimitri Saridakis (20083467)" w:date="2020-05-04T20:07:00Z"/>
        </w:rPr>
        <w:pPrChange w:id="1814" w:author="Dimitri Saridakis (20083467)" w:date="2020-05-04T20:13:00Z">
          <w:pPr/>
        </w:pPrChange>
      </w:pPr>
      <w:del w:id="1815" w:author="Dimitri Saridakis (20083467)" w:date="2020-05-04T20:07:00Z">
        <w:r w:rsidDel="00117CD7">
          <w:delText>occSubQ5 &lt;- subset(occTypeQ5, !(is.na(rentTypeQ5) | (is.na(occTypeQ5))))</w:delText>
        </w:r>
      </w:del>
    </w:p>
    <w:p w14:paraId="0B34CA69" w14:textId="577DE097" w:rsidR="00B67C9B" w:rsidDel="00117CD7" w:rsidRDefault="00B67C9B" w:rsidP="00517CCD">
      <w:pPr>
        <w:rPr>
          <w:del w:id="1816" w:author="Dimitri Saridakis (20083467)" w:date="2020-05-04T20:07:00Z"/>
        </w:rPr>
        <w:pPrChange w:id="1817" w:author="Dimitri Saridakis (20083467)" w:date="2020-05-04T20:13:00Z">
          <w:pPr/>
        </w:pPrChange>
      </w:pPr>
    </w:p>
    <w:p w14:paraId="0345E5A1" w14:textId="131DF54C" w:rsidR="00B67C9B" w:rsidDel="00117CD7" w:rsidRDefault="00B67C9B" w:rsidP="00517CCD">
      <w:pPr>
        <w:rPr>
          <w:del w:id="1818" w:author="Dimitri Saridakis (20083467)" w:date="2020-05-04T20:07:00Z"/>
        </w:rPr>
        <w:pPrChange w:id="1819" w:author="Dimitri Saridakis (20083467)" w:date="2020-05-04T20:13:00Z">
          <w:pPr/>
        </w:pPrChange>
      </w:pPr>
      <w:del w:id="1820" w:author="Dimitri Saridakis (20083467)" w:date="2020-05-04T20:07:00Z">
        <w:r w:rsidDel="00117CD7">
          <w:delText># using Levene's test</w:delText>
        </w:r>
      </w:del>
    </w:p>
    <w:p w14:paraId="2B870FE8" w14:textId="7F58226C" w:rsidR="00B67C9B" w:rsidDel="00117CD7" w:rsidRDefault="00B67C9B" w:rsidP="00517CCD">
      <w:pPr>
        <w:rPr>
          <w:del w:id="1821" w:author="Dimitri Saridakis (20083467)" w:date="2020-05-04T20:07:00Z"/>
        </w:rPr>
        <w:pPrChange w:id="1822" w:author="Dimitri Saridakis (20083467)" w:date="2020-05-04T20:13:00Z">
          <w:pPr/>
        </w:pPrChange>
      </w:pPr>
      <w:del w:id="1823" w:author="Dimitri Saridakis (20083467)" w:date="2020-05-04T20:07:00Z">
        <w:r w:rsidDel="00117CD7">
          <w:delText>levene.test(rentSubQ5,occSubQ5)</w:delText>
        </w:r>
      </w:del>
    </w:p>
    <w:p w14:paraId="7779F685" w14:textId="732D83D0" w:rsidR="00B67C9B" w:rsidDel="00117CD7" w:rsidRDefault="00B67C9B" w:rsidP="00517CCD">
      <w:pPr>
        <w:rPr>
          <w:del w:id="1824" w:author="Dimitri Saridakis (20083467)" w:date="2020-05-04T20:07:00Z"/>
        </w:rPr>
        <w:pPrChange w:id="1825" w:author="Dimitri Saridakis (20083467)" w:date="2020-05-04T20:13:00Z">
          <w:pPr/>
        </w:pPrChange>
      </w:pPr>
    </w:p>
    <w:p w14:paraId="1CF348DA" w14:textId="3426C90F" w:rsidR="00B67C9B" w:rsidDel="00117CD7" w:rsidRDefault="00B67C9B" w:rsidP="00517CCD">
      <w:pPr>
        <w:rPr>
          <w:del w:id="1826" w:author="Dimitri Saridakis (20083467)" w:date="2020-05-04T20:07:00Z"/>
        </w:rPr>
        <w:pPrChange w:id="1827" w:author="Dimitri Saridakis (20083467)" w:date="2020-05-04T20:13:00Z">
          <w:pPr/>
        </w:pPrChange>
      </w:pPr>
      <w:del w:id="1828" w:author="Dimitri Saridakis (20083467)" w:date="2020-05-04T20:07:00Z">
        <w:r w:rsidDel="00117CD7">
          <w:delText>----------------------------------------------------------------------------</w:delText>
        </w:r>
      </w:del>
    </w:p>
    <w:p w14:paraId="3C3E827A" w14:textId="4EFC2016" w:rsidR="00B67C9B" w:rsidDel="00117CD7" w:rsidRDefault="00B67C9B" w:rsidP="00517CCD">
      <w:pPr>
        <w:rPr>
          <w:del w:id="1829" w:author="Dimitri Saridakis (20083467)" w:date="2020-05-04T20:07:00Z"/>
        </w:rPr>
        <w:pPrChange w:id="1830" w:author="Dimitri Saridakis (20083467)" w:date="2020-05-04T20:13:00Z">
          <w:pPr/>
        </w:pPrChange>
      </w:pPr>
      <w:del w:id="1831" w:author="Dimitri Saridakis (20083467)" w:date="2020-05-04T20:07:00Z">
        <w:r w:rsidDel="00117CD7">
          <w:delText>#question6</w:delText>
        </w:r>
      </w:del>
    </w:p>
    <w:p w14:paraId="45204D66" w14:textId="5DF4E45A" w:rsidR="00B67C9B" w:rsidDel="00117CD7" w:rsidRDefault="00B67C9B" w:rsidP="00517CCD">
      <w:pPr>
        <w:rPr>
          <w:del w:id="1832" w:author="Dimitri Saridakis (20083467)" w:date="2020-05-04T20:07:00Z"/>
        </w:rPr>
        <w:pPrChange w:id="1833" w:author="Dimitri Saridakis (20083467)" w:date="2020-05-04T20:13:00Z">
          <w:pPr/>
        </w:pPrChange>
      </w:pPr>
      <w:del w:id="1834" w:author="Dimitri Saridakis (20083467)" w:date="2020-05-04T20:07:00Z">
        <w:r w:rsidDel="00117CD7">
          <w:delText>----------------------------------------------------------------------------</w:delText>
        </w:r>
      </w:del>
    </w:p>
    <w:p w14:paraId="03461C0C" w14:textId="16E927EA" w:rsidR="00B67C9B" w:rsidDel="00117CD7" w:rsidRDefault="00B67C9B" w:rsidP="00517CCD">
      <w:pPr>
        <w:rPr>
          <w:del w:id="1835" w:author="Dimitri Saridakis (20083467)" w:date="2020-05-04T20:07:00Z"/>
        </w:rPr>
        <w:pPrChange w:id="1836" w:author="Dimitri Saridakis (20083467)" w:date="2020-05-04T20:13:00Z">
          <w:pPr/>
        </w:pPrChange>
      </w:pPr>
      <w:del w:id="1837" w:author="Dimitri Saridakis (20083467)" w:date="2020-05-04T20:07:00Z">
        <w:r w:rsidDel="00117CD7">
          <w:delText># to plot histogram</w:delText>
        </w:r>
      </w:del>
    </w:p>
    <w:p w14:paraId="33AEB19B" w14:textId="09ACFFF9" w:rsidR="00B67C9B" w:rsidDel="00117CD7" w:rsidRDefault="00B67C9B" w:rsidP="00517CCD">
      <w:pPr>
        <w:rPr>
          <w:del w:id="1838" w:author="Dimitri Saridakis (20083467)" w:date="2020-05-04T20:07:00Z"/>
        </w:rPr>
        <w:pPrChange w:id="1839" w:author="Dimitri Saridakis (20083467)" w:date="2020-05-04T20:13:00Z">
          <w:pPr/>
        </w:pPrChange>
      </w:pPr>
      <w:del w:id="1840" w:author="Dimitri Saridakis (20083467)" w:date="2020-05-04T20:07:00Z">
        <w:r w:rsidDel="00117CD7">
          <w:delText>plot(h1, col="blue")</w:delText>
        </w:r>
      </w:del>
    </w:p>
    <w:p w14:paraId="4FE05875" w14:textId="4CE49D44" w:rsidR="00B67C9B" w:rsidDel="00117CD7" w:rsidRDefault="00B67C9B" w:rsidP="00517CCD">
      <w:pPr>
        <w:rPr>
          <w:del w:id="1841" w:author="Dimitri Saridakis (20083467)" w:date="2020-05-04T20:07:00Z"/>
        </w:rPr>
        <w:pPrChange w:id="1842" w:author="Dimitri Saridakis (20083467)" w:date="2020-05-04T20:13:00Z">
          <w:pPr/>
        </w:pPrChange>
      </w:pPr>
      <w:del w:id="1843" w:author="Dimitri Saridakis (20083467)" w:date="2020-05-04T20:07:00Z">
        <w:r w:rsidDel="00117CD7">
          <w:delText>plot(h2, col="red", add=T)</w:delText>
        </w:r>
      </w:del>
    </w:p>
    <w:p w14:paraId="6CAE667B" w14:textId="2A6FB5A2" w:rsidR="00B67C9B" w:rsidDel="00117CD7" w:rsidRDefault="00B67C9B" w:rsidP="00517CCD">
      <w:pPr>
        <w:rPr>
          <w:del w:id="1844" w:author="Dimitri Saridakis (20083467)" w:date="2020-05-04T20:07:00Z"/>
        </w:rPr>
        <w:pPrChange w:id="1845" w:author="Dimitri Saridakis (20083467)" w:date="2020-05-04T20:13:00Z">
          <w:pPr/>
        </w:pPrChange>
      </w:pPr>
      <w:del w:id="1846" w:author="Dimitri Saridakis (20083467)" w:date="2020-05-04T20:07:00Z">
        <w:r w:rsidDel="00117CD7">
          <w:delText>plot(h1, col=rgb(0,0,1,1/4))</w:delText>
        </w:r>
      </w:del>
    </w:p>
    <w:p w14:paraId="799E5EB0" w14:textId="1A97CC1D" w:rsidR="00B67C9B" w:rsidDel="00117CD7" w:rsidRDefault="00B67C9B" w:rsidP="00517CCD">
      <w:pPr>
        <w:rPr>
          <w:del w:id="1847" w:author="Dimitri Saridakis (20083467)" w:date="2020-05-04T20:07:00Z"/>
        </w:rPr>
        <w:pPrChange w:id="1848" w:author="Dimitri Saridakis (20083467)" w:date="2020-05-04T20:13:00Z">
          <w:pPr/>
        </w:pPrChange>
      </w:pPr>
      <w:del w:id="1849" w:author="Dimitri Saridakis (20083467)" w:date="2020-05-04T20:07:00Z">
        <w:r w:rsidDel="00117CD7">
          <w:delText>plot(h2, col=rgb(1,0,0,1/4) add=T)</w:delText>
        </w:r>
      </w:del>
    </w:p>
    <w:p w14:paraId="4BA37641" w14:textId="4C7E3A38" w:rsidR="00B67C9B" w:rsidDel="00117CD7" w:rsidRDefault="00B67C9B" w:rsidP="00517CCD">
      <w:pPr>
        <w:rPr>
          <w:del w:id="1850" w:author="Dimitri Saridakis (20083467)" w:date="2020-05-04T20:07:00Z"/>
        </w:rPr>
        <w:pPrChange w:id="1851" w:author="Dimitri Saridakis (20083467)" w:date="2020-05-04T20:13:00Z">
          <w:pPr/>
        </w:pPrChange>
      </w:pPr>
    </w:p>
    <w:p w14:paraId="58FC803E" w14:textId="218C4D56" w:rsidR="00B67C9B" w:rsidDel="00117CD7" w:rsidRDefault="00B67C9B" w:rsidP="00517CCD">
      <w:pPr>
        <w:rPr>
          <w:del w:id="1852" w:author="Dimitri Saridakis (20083467)" w:date="2020-05-04T20:07:00Z"/>
        </w:rPr>
        <w:pPrChange w:id="1853" w:author="Dimitri Saridakis (20083467)" w:date="2020-05-04T20:13:00Z">
          <w:pPr/>
        </w:pPrChange>
      </w:pPr>
      <w:del w:id="1854" w:author="Dimitri Saridakis (20083467)" w:date="2020-05-04T20:07:00Z">
        <w:r w:rsidDel="00117CD7">
          <w:delText>#to get rent difference</w:delText>
        </w:r>
      </w:del>
    </w:p>
    <w:p w14:paraId="69D0A230" w14:textId="1E7FB1AA" w:rsidR="00B67C9B" w:rsidDel="00117CD7" w:rsidRDefault="00B67C9B" w:rsidP="00517CCD">
      <w:pPr>
        <w:rPr>
          <w:del w:id="1855" w:author="Dimitri Saridakis (20083467)" w:date="2020-05-04T20:07:00Z"/>
        </w:rPr>
        <w:pPrChange w:id="1856" w:author="Dimitri Saridakis (20083467)" w:date="2020-05-04T20:13:00Z">
          <w:pPr/>
        </w:pPrChange>
      </w:pPr>
      <w:del w:id="1857" w:author="Dimitri Saridakis (20083467)" w:date="2020-05-04T20:07:00Z">
        <w:r w:rsidDel="00117CD7">
          <w:delText>rentDifference &lt;- (rent - previousRent)</w:delText>
        </w:r>
      </w:del>
    </w:p>
    <w:p w14:paraId="03EAF936" w14:textId="23CF7CEF" w:rsidR="00B67C9B" w:rsidDel="00117CD7" w:rsidRDefault="00B67C9B" w:rsidP="00517CCD">
      <w:pPr>
        <w:rPr>
          <w:del w:id="1858" w:author="Dimitri Saridakis (20083467)" w:date="2020-05-04T20:07:00Z"/>
        </w:rPr>
        <w:pPrChange w:id="1859" w:author="Dimitri Saridakis (20083467)" w:date="2020-05-04T20:13:00Z">
          <w:pPr/>
        </w:pPrChange>
      </w:pPr>
    </w:p>
    <w:p w14:paraId="68674410" w14:textId="69F89CD0" w:rsidR="00B67C9B" w:rsidDel="00117CD7" w:rsidRDefault="00B67C9B" w:rsidP="00517CCD">
      <w:pPr>
        <w:rPr>
          <w:del w:id="1860" w:author="Dimitri Saridakis (20083467)" w:date="2020-05-04T20:07:00Z"/>
        </w:rPr>
        <w:pPrChange w:id="1861" w:author="Dimitri Saridakis (20083467)" w:date="2020-05-04T20:13:00Z">
          <w:pPr/>
        </w:pPrChange>
      </w:pPr>
      <w:del w:id="1862" w:author="Dimitri Saridakis (20083467)" w:date="2020-05-04T20:07:00Z">
        <w:r w:rsidDel="00117CD7">
          <w:delText># paired t test</w:delText>
        </w:r>
      </w:del>
    </w:p>
    <w:p w14:paraId="5CAB0389" w14:textId="01A4B60D" w:rsidR="00B67C9B" w:rsidDel="00117CD7" w:rsidRDefault="00B67C9B" w:rsidP="00517CCD">
      <w:pPr>
        <w:rPr>
          <w:del w:id="1863" w:author="Dimitri Saridakis (20083467)" w:date="2020-05-04T20:07:00Z"/>
        </w:rPr>
        <w:pPrChange w:id="1864" w:author="Dimitri Saridakis (20083467)" w:date="2020-05-04T20:13:00Z">
          <w:pPr/>
        </w:pPrChange>
      </w:pPr>
      <w:del w:id="1865" w:author="Dimitri Saridakis (20083467)" w:date="2020-05-04T20:07:00Z">
        <w:r w:rsidDel="00117CD7">
          <w:delText>t.test(rent,previousRent,paired=T)</w:delText>
        </w:r>
      </w:del>
    </w:p>
    <w:p w14:paraId="27B383ED" w14:textId="26E8C613" w:rsidR="00B67C9B" w:rsidDel="00117CD7" w:rsidRDefault="00B67C9B" w:rsidP="00517CCD">
      <w:pPr>
        <w:rPr>
          <w:del w:id="1866" w:author="Dimitri Saridakis (20083467)" w:date="2020-05-04T20:07:00Z"/>
        </w:rPr>
        <w:pPrChange w:id="1867" w:author="Dimitri Saridakis (20083467)" w:date="2020-05-04T20:13:00Z">
          <w:pPr/>
        </w:pPrChange>
      </w:pPr>
    </w:p>
    <w:p w14:paraId="2CD8D6D1" w14:textId="4B0386F8" w:rsidR="00B67C9B" w:rsidDel="00117CD7" w:rsidRDefault="00B67C9B" w:rsidP="00517CCD">
      <w:pPr>
        <w:rPr>
          <w:del w:id="1868" w:author="Dimitri Saridakis (20083467)" w:date="2020-05-04T20:07:00Z"/>
        </w:rPr>
        <w:pPrChange w:id="1869" w:author="Dimitri Saridakis (20083467)" w:date="2020-05-04T20:13:00Z">
          <w:pPr/>
        </w:pPrChange>
      </w:pPr>
      <w:del w:id="1870" w:author="Dimitri Saridakis (20083467)" w:date="2020-05-04T20:07:00Z">
        <w:r w:rsidDel="00117CD7">
          <w:delText># to subset the two vars with na values exluded</w:delText>
        </w:r>
      </w:del>
    </w:p>
    <w:p w14:paraId="15B5E0DA" w14:textId="6036F9C6" w:rsidR="00B67C9B" w:rsidDel="00117CD7" w:rsidRDefault="00B67C9B" w:rsidP="00517CCD">
      <w:pPr>
        <w:rPr>
          <w:del w:id="1871" w:author="Dimitri Saridakis (20083467)" w:date="2020-05-04T20:07:00Z"/>
        </w:rPr>
        <w:pPrChange w:id="1872" w:author="Dimitri Saridakis (20083467)" w:date="2020-05-04T20:13:00Z">
          <w:pPr/>
        </w:pPrChange>
      </w:pPr>
      <w:del w:id="1873" w:author="Dimitri Saridakis (20083467)" w:date="2020-05-04T20:07:00Z">
        <w:r w:rsidDel="00117CD7">
          <w:delText>rentTypeQ6 &lt;- subset(rent, !(is.na(previousRent) | (is.na(rent))))</w:delText>
        </w:r>
      </w:del>
    </w:p>
    <w:p w14:paraId="7D7FC543" w14:textId="381917D7" w:rsidR="00B67C9B" w:rsidDel="00117CD7" w:rsidRDefault="00B67C9B" w:rsidP="00517CCD">
      <w:pPr>
        <w:rPr>
          <w:del w:id="1874" w:author="Dimitri Saridakis (20083467)" w:date="2020-05-04T20:07:00Z"/>
        </w:rPr>
        <w:pPrChange w:id="1875" w:author="Dimitri Saridakis (20083467)" w:date="2020-05-04T20:13:00Z">
          <w:pPr/>
        </w:pPrChange>
      </w:pPr>
      <w:del w:id="1876" w:author="Dimitri Saridakis (20083467)" w:date="2020-05-04T20:07:00Z">
        <w:r w:rsidDel="00117CD7">
          <w:delText>previousRentTypeQ6 &lt;- subset(previousRent, !(is.na(previousRent) | (is.na(rent))))</w:delText>
        </w:r>
      </w:del>
    </w:p>
    <w:p w14:paraId="29BF92C7" w14:textId="35B47710" w:rsidR="00B67C9B" w:rsidDel="00117CD7" w:rsidRDefault="00B67C9B" w:rsidP="00517CCD">
      <w:pPr>
        <w:rPr>
          <w:del w:id="1877" w:author="Dimitri Saridakis (20083467)" w:date="2020-05-04T20:07:00Z"/>
        </w:rPr>
        <w:pPrChange w:id="1878" w:author="Dimitri Saridakis (20083467)" w:date="2020-05-04T20:13:00Z">
          <w:pPr/>
        </w:pPrChange>
      </w:pPr>
    </w:p>
    <w:p w14:paraId="356EA473" w14:textId="67486020" w:rsidR="00B67C9B" w:rsidDel="00117CD7" w:rsidRDefault="00B67C9B" w:rsidP="00517CCD">
      <w:pPr>
        <w:rPr>
          <w:del w:id="1879" w:author="Dimitri Saridakis (20083467)" w:date="2020-05-04T20:07:00Z"/>
        </w:rPr>
        <w:pPrChange w:id="1880" w:author="Dimitri Saridakis (20083467)" w:date="2020-05-04T20:13:00Z">
          <w:pPr/>
        </w:pPrChange>
      </w:pPr>
      <w:del w:id="1881" w:author="Dimitri Saridakis (20083467)" w:date="2020-05-04T20:07:00Z">
        <w:r w:rsidDel="00117CD7">
          <w:delText xml:space="preserve"># optain the means </w:delText>
        </w:r>
      </w:del>
    </w:p>
    <w:p w14:paraId="70A7A68B" w14:textId="3884B7B3" w:rsidR="00B67C9B" w:rsidDel="00117CD7" w:rsidRDefault="00B67C9B" w:rsidP="00517CCD">
      <w:pPr>
        <w:rPr>
          <w:del w:id="1882" w:author="Dimitri Saridakis (20083467)" w:date="2020-05-04T20:07:00Z"/>
        </w:rPr>
        <w:pPrChange w:id="1883" w:author="Dimitri Saridakis (20083467)" w:date="2020-05-04T20:13:00Z">
          <w:pPr/>
        </w:pPrChange>
      </w:pPr>
      <w:del w:id="1884" w:author="Dimitri Saridakis (20083467)" w:date="2020-05-04T20:07:00Z">
        <w:r w:rsidDel="00117CD7">
          <w:delText>rentMeanQ6 &lt;- mean(rentTypeQ6)</w:delText>
        </w:r>
      </w:del>
    </w:p>
    <w:p w14:paraId="6AAD095F" w14:textId="56883115" w:rsidR="00B67C9B" w:rsidDel="00117CD7" w:rsidRDefault="00B67C9B" w:rsidP="00517CCD">
      <w:pPr>
        <w:rPr>
          <w:del w:id="1885" w:author="Dimitri Saridakis (20083467)" w:date="2020-05-04T20:07:00Z"/>
        </w:rPr>
        <w:pPrChange w:id="1886" w:author="Dimitri Saridakis (20083467)" w:date="2020-05-04T20:13:00Z">
          <w:pPr/>
        </w:pPrChange>
      </w:pPr>
      <w:del w:id="1887" w:author="Dimitri Saridakis (20083467)" w:date="2020-05-04T20:07:00Z">
        <w:r w:rsidDel="00117CD7">
          <w:delText>previousRentmean &lt;- mean(previousRentTypeQ6)</w:delText>
        </w:r>
      </w:del>
    </w:p>
    <w:p w14:paraId="0B4D6A7D" w14:textId="41CFD16A" w:rsidR="00B67C9B" w:rsidDel="00117CD7" w:rsidRDefault="00B67C9B" w:rsidP="00517CCD">
      <w:pPr>
        <w:rPr>
          <w:del w:id="1888" w:author="Dimitri Saridakis (20083467)" w:date="2020-05-04T20:07:00Z"/>
        </w:rPr>
        <w:pPrChange w:id="1889" w:author="Dimitri Saridakis (20083467)" w:date="2020-05-04T20:13:00Z">
          <w:pPr/>
        </w:pPrChange>
      </w:pPr>
    </w:p>
    <w:p w14:paraId="33FB033F" w14:textId="5CA1A0BB" w:rsidR="00B67C9B" w:rsidDel="00117CD7" w:rsidRDefault="00B67C9B" w:rsidP="00517CCD">
      <w:pPr>
        <w:rPr>
          <w:del w:id="1890" w:author="Dimitri Saridakis (20083467)" w:date="2020-05-04T20:07:00Z"/>
        </w:rPr>
        <w:pPrChange w:id="1891" w:author="Dimitri Saridakis (20083467)" w:date="2020-05-04T20:13:00Z">
          <w:pPr/>
        </w:pPrChange>
      </w:pPr>
      <w:del w:id="1892" w:author="Dimitri Saridakis (20083467)" w:date="2020-05-04T20:07:00Z">
        <w:r w:rsidDel="00117CD7">
          <w:delText># obtain sd</w:delText>
        </w:r>
      </w:del>
    </w:p>
    <w:p w14:paraId="3FB84674" w14:textId="3F9FFBE0" w:rsidR="00B67C9B" w:rsidDel="00117CD7" w:rsidRDefault="00B67C9B" w:rsidP="00517CCD">
      <w:pPr>
        <w:rPr>
          <w:del w:id="1893" w:author="Dimitri Saridakis (20083467)" w:date="2020-05-04T20:07:00Z"/>
        </w:rPr>
        <w:pPrChange w:id="1894" w:author="Dimitri Saridakis (20083467)" w:date="2020-05-04T20:13:00Z">
          <w:pPr/>
        </w:pPrChange>
      </w:pPr>
      <w:del w:id="1895" w:author="Dimitri Saridakis (20083467)" w:date="2020-05-04T20:07:00Z">
        <w:r w:rsidDel="00117CD7">
          <w:delText>rentSdQ6 &lt;- sd(rentTypeQ6)</w:delText>
        </w:r>
      </w:del>
    </w:p>
    <w:p w14:paraId="1B739D52" w14:textId="778EA753" w:rsidR="00B67C9B" w:rsidDel="00117CD7" w:rsidRDefault="00B67C9B" w:rsidP="00517CCD">
      <w:pPr>
        <w:rPr>
          <w:del w:id="1896" w:author="Dimitri Saridakis (20083467)" w:date="2020-05-04T20:07:00Z"/>
        </w:rPr>
        <w:pPrChange w:id="1897" w:author="Dimitri Saridakis (20083467)" w:date="2020-05-04T20:13:00Z">
          <w:pPr/>
        </w:pPrChange>
      </w:pPr>
      <w:del w:id="1898" w:author="Dimitri Saridakis (20083467)" w:date="2020-05-04T20:07:00Z">
        <w:r w:rsidDel="00117CD7">
          <w:delText>previousRentSdQ6 &lt;- sd(previousRentTypeQ6)</w:delText>
        </w:r>
      </w:del>
    </w:p>
    <w:p w14:paraId="3D6709B6" w14:textId="36B60B05" w:rsidR="00B67C9B" w:rsidDel="00117CD7" w:rsidRDefault="00B67C9B" w:rsidP="00517CCD">
      <w:pPr>
        <w:rPr>
          <w:del w:id="1899" w:author="Dimitri Saridakis (20083467)" w:date="2020-05-04T20:07:00Z"/>
        </w:rPr>
        <w:pPrChange w:id="1900" w:author="Dimitri Saridakis (20083467)" w:date="2020-05-04T20:13:00Z">
          <w:pPr/>
        </w:pPrChange>
      </w:pPr>
    </w:p>
    <w:p w14:paraId="34EC6A6D" w14:textId="00D1A001" w:rsidR="00B67C9B" w:rsidDel="00117CD7" w:rsidRDefault="00B67C9B" w:rsidP="00517CCD">
      <w:pPr>
        <w:rPr>
          <w:del w:id="1901" w:author="Dimitri Saridakis (20083467)" w:date="2020-05-04T20:07:00Z"/>
        </w:rPr>
        <w:pPrChange w:id="1902" w:author="Dimitri Saridakis (20083467)" w:date="2020-05-04T20:13:00Z">
          <w:pPr/>
        </w:pPrChange>
      </w:pPr>
      <w:del w:id="1903" w:author="Dimitri Saridakis (20083467)" w:date="2020-05-04T20:07:00Z">
        <w:r w:rsidDel="00117CD7">
          <w:delText># sample size calculations</w:delText>
        </w:r>
      </w:del>
    </w:p>
    <w:p w14:paraId="6CBBB33C" w14:textId="04F3EA08" w:rsidR="00B67C9B" w:rsidDel="00117CD7" w:rsidRDefault="00B67C9B" w:rsidP="00517CCD">
      <w:pPr>
        <w:rPr>
          <w:del w:id="1904" w:author="Dimitri Saridakis (20083467)" w:date="2020-05-04T20:07:00Z"/>
        </w:rPr>
        <w:pPrChange w:id="1905" w:author="Dimitri Saridakis (20083467)" w:date="2020-05-04T20:13:00Z">
          <w:pPr/>
        </w:pPrChange>
      </w:pPr>
      <w:del w:id="1906" w:author="Dimitri Saridakis (20083467)" w:date="2020-05-04T20:07:00Z">
        <w:r w:rsidDel="00117CD7">
          <w:delText>length(rentTypeQ6)</w:delText>
        </w:r>
      </w:del>
    </w:p>
    <w:p w14:paraId="77D7E441" w14:textId="1C65FA12" w:rsidR="00B67C9B" w:rsidDel="00117CD7" w:rsidRDefault="00B67C9B" w:rsidP="00517CCD">
      <w:pPr>
        <w:rPr>
          <w:del w:id="1907" w:author="Dimitri Saridakis (20083467)" w:date="2020-05-04T20:07:00Z"/>
        </w:rPr>
        <w:pPrChange w:id="1908" w:author="Dimitri Saridakis (20083467)" w:date="2020-05-04T20:13:00Z">
          <w:pPr/>
        </w:pPrChange>
      </w:pPr>
      <w:del w:id="1909" w:author="Dimitri Saridakis (20083467)" w:date="2020-05-04T20:07:00Z">
        <w:r w:rsidDel="00117CD7">
          <w:delText>length(previousRentTypeQ6)</w:delText>
        </w:r>
      </w:del>
    </w:p>
    <w:p w14:paraId="305C7B57" w14:textId="0F373641" w:rsidR="00B67C9B" w:rsidDel="00117CD7" w:rsidRDefault="00B67C9B" w:rsidP="00517CCD">
      <w:pPr>
        <w:rPr>
          <w:del w:id="1910" w:author="Dimitri Saridakis (20083467)" w:date="2020-05-04T20:07:00Z"/>
        </w:rPr>
        <w:pPrChange w:id="1911" w:author="Dimitri Saridakis (20083467)" w:date="2020-05-04T20:13:00Z">
          <w:pPr/>
        </w:pPrChange>
      </w:pPr>
    </w:p>
    <w:p w14:paraId="66F47778" w14:textId="452AD2FD" w:rsidR="00B67C9B" w:rsidDel="00117CD7" w:rsidRDefault="00B67C9B" w:rsidP="00517CCD">
      <w:pPr>
        <w:rPr>
          <w:del w:id="1912" w:author="Dimitri Saridakis (20083467)" w:date="2020-05-04T20:07:00Z"/>
        </w:rPr>
        <w:pPrChange w:id="1913" w:author="Dimitri Saridakis (20083467)" w:date="2020-05-04T20:13:00Z">
          <w:pPr/>
        </w:pPrChange>
      </w:pPr>
      <w:del w:id="1914" w:author="Dimitri Saridakis (20083467)" w:date="2020-05-04T20:07:00Z">
        <w:r w:rsidDel="00117CD7">
          <w:delText># for the boxplot of change</w:delText>
        </w:r>
      </w:del>
    </w:p>
    <w:p w14:paraId="4B981FA5" w14:textId="21A5145C" w:rsidR="00B67C9B" w:rsidDel="00117CD7" w:rsidRDefault="00B67C9B" w:rsidP="00517CCD">
      <w:pPr>
        <w:rPr>
          <w:del w:id="1915" w:author="Dimitri Saridakis (20083467)" w:date="2020-05-04T20:07:00Z"/>
        </w:rPr>
        <w:pPrChange w:id="1916" w:author="Dimitri Saridakis (20083467)" w:date="2020-05-04T20:13:00Z">
          <w:pPr/>
        </w:pPrChange>
      </w:pPr>
      <w:del w:id="1917" w:author="Dimitri Saridakis (20083467)" w:date="2020-05-04T20:07:00Z">
        <w:r w:rsidDel="00117CD7">
          <w:delText>boxplot(rentDifference, col="darkolivegreen3", horizontal=TRUE, main="Boxplot Of Difference")</w:delText>
        </w:r>
      </w:del>
    </w:p>
    <w:p w14:paraId="2602C9BF" w14:textId="550ADAE6" w:rsidR="00B67C9B" w:rsidDel="00117CD7" w:rsidRDefault="00B67C9B" w:rsidP="00517CCD">
      <w:pPr>
        <w:rPr>
          <w:del w:id="1918" w:author="Dimitri Saridakis (20083467)" w:date="2020-05-04T20:07:00Z"/>
        </w:rPr>
        <w:pPrChange w:id="1919" w:author="Dimitri Saridakis (20083467)" w:date="2020-05-04T20:13:00Z">
          <w:pPr/>
        </w:pPrChange>
      </w:pPr>
    </w:p>
    <w:p w14:paraId="54025ED4" w14:textId="1C7C7C5A" w:rsidR="00B67C9B" w:rsidDel="00117CD7" w:rsidRDefault="00B67C9B" w:rsidP="00517CCD">
      <w:pPr>
        <w:rPr>
          <w:del w:id="1920" w:author="Dimitri Saridakis (20083467)" w:date="2020-05-04T20:07:00Z"/>
        </w:rPr>
        <w:pPrChange w:id="1921" w:author="Dimitri Saridakis (20083467)" w:date="2020-05-04T20:13:00Z">
          <w:pPr/>
        </w:pPrChange>
      </w:pPr>
      <w:del w:id="1922" w:author="Dimitri Saridakis (20083467)" w:date="2020-05-04T20:07:00Z">
        <w:r w:rsidDel="00117CD7">
          <w:delText># test for normality of distribution</w:delText>
        </w:r>
      </w:del>
    </w:p>
    <w:p w14:paraId="79FCDEED" w14:textId="24196674" w:rsidR="00B67C9B" w:rsidDel="00117CD7" w:rsidRDefault="00B67C9B" w:rsidP="00517CCD">
      <w:pPr>
        <w:rPr>
          <w:del w:id="1923" w:author="Dimitri Saridakis (20083467)" w:date="2020-05-04T20:07:00Z"/>
        </w:rPr>
        <w:pPrChange w:id="1924" w:author="Dimitri Saridakis (20083467)" w:date="2020-05-04T20:13:00Z">
          <w:pPr/>
        </w:pPrChange>
      </w:pPr>
      <w:del w:id="1925" w:author="Dimitri Saridakis (20083467)" w:date="2020-05-04T20:07:00Z">
        <w:r w:rsidDel="00117CD7">
          <w:delText>ks.test(rentTypeQ6,previousRentQ6)</w:delText>
        </w:r>
      </w:del>
    </w:p>
    <w:p w14:paraId="1436F733" w14:textId="77777777" w:rsidR="007F22BE" w:rsidRPr="00C948AB" w:rsidRDefault="007F22BE" w:rsidP="00517CCD">
      <w:pPr>
        <w:pPrChange w:id="1926" w:author="Dimitri Saridakis (20083467)" w:date="2020-05-04T20:13:00Z">
          <w:pPr/>
        </w:pPrChange>
      </w:pPr>
    </w:p>
    <w:sectPr w:rsidR="007F22BE" w:rsidRPr="00C948AB">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14579" w14:textId="77777777" w:rsidR="001753A7" w:rsidRDefault="001753A7" w:rsidP="00C6554A">
      <w:pPr>
        <w:spacing w:before="0" w:after="0" w:line="240" w:lineRule="auto"/>
      </w:pPr>
      <w:r>
        <w:separator/>
      </w:r>
    </w:p>
  </w:endnote>
  <w:endnote w:type="continuationSeparator" w:id="0">
    <w:p w14:paraId="517B6FD5" w14:textId="77777777" w:rsidR="001753A7" w:rsidRDefault="001753A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9EE13" w14:textId="77777777" w:rsidR="001753A7" w:rsidRDefault="001753A7">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61214" w14:textId="77777777" w:rsidR="001753A7" w:rsidRDefault="001753A7" w:rsidP="00C6554A">
      <w:pPr>
        <w:spacing w:before="0" w:after="0" w:line="240" w:lineRule="auto"/>
      </w:pPr>
      <w:r>
        <w:separator/>
      </w:r>
    </w:p>
  </w:footnote>
  <w:footnote w:type="continuationSeparator" w:id="0">
    <w:p w14:paraId="6839E603" w14:textId="77777777" w:rsidR="001753A7" w:rsidRDefault="001753A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866718C"/>
    <w:multiLevelType w:val="hybridMultilevel"/>
    <w:tmpl w:val="A27AA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E723CD"/>
    <w:multiLevelType w:val="hybridMultilevel"/>
    <w:tmpl w:val="71D2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mitri Saridakis (20083467)">
    <w15:presenceInfo w15:providerId="None" w15:userId="Dimitri Saridakis (200834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AF"/>
    <w:rsid w:val="00003382"/>
    <w:rsid w:val="00005943"/>
    <w:rsid w:val="00010467"/>
    <w:rsid w:val="00013CAB"/>
    <w:rsid w:val="00021505"/>
    <w:rsid w:val="00026EDC"/>
    <w:rsid w:val="000278DC"/>
    <w:rsid w:val="00031490"/>
    <w:rsid w:val="00032551"/>
    <w:rsid w:val="00033E8C"/>
    <w:rsid w:val="00035A87"/>
    <w:rsid w:val="00036683"/>
    <w:rsid w:val="000375B8"/>
    <w:rsid w:val="00051096"/>
    <w:rsid w:val="00054105"/>
    <w:rsid w:val="000558B8"/>
    <w:rsid w:val="00060439"/>
    <w:rsid w:val="000608BC"/>
    <w:rsid w:val="00063FEE"/>
    <w:rsid w:val="00066A77"/>
    <w:rsid w:val="00066BEE"/>
    <w:rsid w:val="00067E32"/>
    <w:rsid w:val="00072CB4"/>
    <w:rsid w:val="000778FC"/>
    <w:rsid w:val="00080970"/>
    <w:rsid w:val="00091FDC"/>
    <w:rsid w:val="000946BA"/>
    <w:rsid w:val="0009546C"/>
    <w:rsid w:val="0009669E"/>
    <w:rsid w:val="000A24AB"/>
    <w:rsid w:val="000A4BA0"/>
    <w:rsid w:val="000A5801"/>
    <w:rsid w:val="000B074A"/>
    <w:rsid w:val="000B111D"/>
    <w:rsid w:val="000B122E"/>
    <w:rsid w:val="000B3495"/>
    <w:rsid w:val="000B4644"/>
    <w:rsid w:val="000B743A"/>
    <w:rsid w:val="000C5B8C"/>
    <w:rsid w:val="000D0708"/>
    <w:rsid w:val="000D168E"/>
    <w:rsid w:val="000D6322"/>
    <w:rsid w:val="000D72DD"/>
    <w:rsid w:val="000D7FD8"/>
    <w:rsid w:val="000E1518"/>
    <w:rsid w:val="000E2345"/>
    <w:rsid w:val="000E51A4"/>
    <w:rsid w:val="000E68B9"/>
    <w:rsid w:val="000F353C"/>
    <w:rsid w:val="000F377A"/>
    <w:rsid w:val="000F410C"/>
    <w:rsid w:val="000F69C7"/>
    <w:rsid w:val="000F7F61"/>
    <w:rsid w:val="00103170"/>
    <w:rsid w:val="00113ECE"/>
    <w:rsid w:val="00117CD7"/>
    <w:rsid w:val="001246AB"/>
    <w:rsid w:val="00125C60"/>
    <w:rsid w:val="00127386"/>
    <w:rsid w:val="00130774"/>
    <w:rsid w:val="001318C4"/>
    <w:rsid w:val="00134479"/>
    <w:rsid w:val="001364B9"/>
    <w:rsid w:val="00145B9B"/>
    <w:rsid w:val="001519B3"/>
    <w:rsid w:val="0015221C"/>
    <w:rsid w:val="001538FE"/>
    <w:rsid w:val="0015565A"/>
    <w:rsid w:val="001566BF"/>
    <w:rsid w:val="00160CB0"/>
    <w:rsid w:val="00161050"/>
    <w:rsid w:val="00163AC4"/>
    <w:rsid w:val="001708E9"/>
    <w:rsid w:val="00170FAF"/>
    <w:rsid w:val="001712AA"/>
    <w:rsid w:val="001714CE"/>
    <w:rsid w:val="0017191A"/>
    <w:rsid w:val="00172010"/>
    <w:rsid w:val="001753A7"/>
    <w:rsid w:val="00176CB3"/>
    <w:rsid w:val="001870B4"/>
    <w:rsid w:val="00187881"/>
    <w:rsid w:val="00187C38"/>
    <w:rsid w:val="0019102E"/>
    <w:rsid w:val="00191DB3"/>
    <w:rsid w:val="001A29D6"/>
    <w:rsid w:val="001B03FE"/>
    <w:rsid w:val="001B0446"/>
    <w:rsid w:val="001B136B"/>
    <w:rsid w:val="001B40C6"/>
    <w:rsid w:val="001C1B1A"/>
    <w:rsid w:val="001C6D5C"/>
    <w:rsid w:val="001D6C82"/>
    <w:rsid w:val="001E04DF"/>
    <w:rsid w:val="001E2E58"/>
    <w:rsid w:val="001E6934"/>
    <w:rsid w:val="001F193A"/>
    <w:rsid w:val="001F1BBA"/>
    <w:rsid w:val="001F57A4"/>
    <w:rsid w:val="00210036"/>
    <w:rsid w:val="002107BA"/>
    <w:rsid w:val="002135EF"/>
    <w:rsid w:val="00215333"/>
    <w:rsid w:val="00216020"/>
    <w:rsid w:val="00217862"/>
    <w:rsid w:val="00223379"/>
    <w:rsid w:val="00223EB3"/>
    <w:rsid w:val="00227403"/>
    <w:rsid w:val="00232DFC"/>
    <w:rsid w:val="002336A9"/>
    <w:rsid w:val="00242C92"/>
    <w:rsid w:val="00243033"/>
    <w:rsid w:val="0024315B"/>
    <w:rsid w:val="0025477B"/>
    <w:rsid w:val="002554CD"/>
    <w:rsid w:val="00255760"/>
    <w:rsid w:val="00271CD2"/>
    <w:rsid w:val="00275E13"/>
    <w:rsid w:val="0028081B"/>
    <w:rsid w:val="00283C2C"/>
    <w:rsid w:val="00291221"/>
    <w:rsid w:val="002923FA"/>
    <w:rsid w:val="002935FC"/>
    <w:rsid w:val="00293B83"/>
    <w:rsid w:val="00295E5F"/>
    <w:rsid w:val="002A2149"/>
    <w:rsid w:val="002A244F"/>
    <w:rsid w:val="002A4CEA"/>
    <w:rsid w:val="002A60A5"/>
    <w:rsid w:val="002B4294"/>
    <w:rsid w:val="002B612F"/>
    <w:rsid w:val="002C24BD"/>
    <w:rsid w:val="002C2A56"/>
    <w:rsid w:val="002C514D"/>
    <w:rsid w:val="002C7D9E"/>
    <w:rsid w:val="002D2BDE"/>
    <w:rsid w:val="002D3E86"/>
    <w:rsid w:val="002D63CD"/>
    <w:rsid w:val="002D6F70"/>
    <w:rsid w:val="002D7D11"/>
    <w:rsid w:val="002E219E"/>
    <w:rsid w:val="002E2220"/>
    <w:rsid w:val="002E5288"/>
    <w:rsid w:val="002F3EAA"/>
    <w:rsid w:val="00302C41"/>
    <w:rsid w:val="00303631"/>
    <w:rsid w:val="00305D81"/>
    <w:rsid w:val="003113F5"/>
    <w:rsid w:val="00321518"/>
    <w:rsid w:val="00322691"/>
    <w:rsid w:val="00327233"/>
    <w:rsid w:val="00333D0D"/>
    <w:rsid w:val="00333ECB"/>
    <w:rsid w:val="00333FDF"/>
    <w:rsid w:val="00337001"/>
    <w:rsid w:val="003377B2"/>
    <w:rsid w:val="00337F22"/>
    <w:rsid w:val="00345C3D"/>
    <w:rsid w:val="0035391D"/>
    <w:rsid w:val="0035531D"/>
    <w:rsid w:val="0035547A"/>
    <w:rsid w:val="00357F1E"/>
    <w:rsid w:val="00362187"/>
    <w:rsid w:val="003646E8"/>
    <w:rsid w:val="00366AD9"/>
    <w:rsid w:val="0037133D"/>
    <w:rsid w:val="003736AA"/>
    <w:rsid w:val="00375EAB"/>
    <w:rsid w:val="00376C4D"/>
    <w:rsid w:val="00376CFA"/>
    <w:rsid w:val="00381C1D"/>
    <w:rsid w:val="003850F7"/>
    <w:rsid w:val="00385760"/>
    <w:rsid w:val="00385F5E"/>
    <w:rsid w:val="003900CD"/>
    <w:rsid w:val="00396095"/>
    <w:rsid w:val="00397997"/>
    <w:rsid w:val="003A040A"/>
    <w:rsid w:val="003A363B"/>
    <w:rsid w:val="003A777D"/>
    <w:rsid w:val="003B059C"/>
    <w:rsid w:val="003B4C0F"/>
    <w:rsid w:val="003B5D33"/>
    <w:rsid w:val="003B6722"/>
    <w:rsid w:val="003B672A"/>
    <w:rsid w:val="003B7C42"/>
    <w:rsid w:val="003C05C2"/>
    <w:rsid w:val="003C1494"/>
    <w:rsid w:val="003C641D"/>
    <w:rsid w:val="003C7D98"/>
    <w:rsid w:val="003C7EF5"/>
    <w:rsid w:val="003D376E"/>
    <w:rsid w:val="003D744D"/>
    <w:rsid w:val="003D7B7D"/>
    <w:rsid w:val="003E1095"/>
    <w:rsid w:val="003F010F"/>
    <w:rsid w:val="00402C25"/>
    <w:rsid w:val="00404BAD"/>
    <w:rsid w:val="00417FAC"/>
    <w:rsid w:val="00425CCC"/>
    <w:rsid w:val="00430243"/>
    <w:rsid w:val="004348A1"/>
    <w:rsid w:val="00435153"/>
    <w:rsid w:val="004406C0"/>
    <w:rsid w:val="004419C1"/>
    <w:rsid w:val="0044210F"/>
    <w:rsid w:val="00442B10"/>
    <w:rsid w:val="004478B1"/>
    <w:rsid w:val="00450706"/>
    <w:rsid w:val="004533A3"/>
    <w:rsid w:val="00455E1B"/>
    <w:rsid w:val="00456E06"/>
    <w:rsid w:val="00465513"/>
    <w:rsid w:val="004674C2"/>
    <w:rsid w:val="0047012D"/>
    <w:rsid w:val="00471B18"/>
    <w:rsid w:val="0047518D"/>
    <w:rsid w:val="00477B2A"/>
    <w:rsid w:val="00481AF9"/>
    <w:rsid w:val="00482A4E"/>
    <w:rsid w:val="00483C5D"/>
    <w:rsid w:val="0048402F"/>
    <w:rsid w:val="00487847"/>
    <w:rsid w:val="0049185C"/>
    <w:rsid w:val="00491A4D"/>
    <w:rsid w:val="00494B15"/>
    <w:rsid w:val="00495263"/>
    <w:rsid w:val="0049579C"/>
    <w:rsid w:val="004A3EBC"/>
    <w:rsid w:val="004A5C60"/>
    <w:rsid w:val="004B19F2"/>
    <w:rsid w:val="004B6104"/>
    <w:rsid w:val="004C024D"/>
    <w:rsid w:val="004C049F"/>
    <w:rsid w:val="004C3686"/>
    <w:rsid w:val="004C3FB5"/>
    <w:rsid w:val="004C53C1"/>
    <w:rsid w:val="004C5F4F"/>
    <w:rsid w:val="004D336F"/>
    <w:rsid w:val="004D48FD"/>
    <w:rsid w:val="004D4D7C"/>
    <w:rsid w:val="004D7A34"/>
    <w:rsid w:val="004D7B02"/>
    <w:rsid w:val="004E49AB"/>
    <w:rsid w:val="004F0DF4"/>
    <w:rsid w:val="004F5CFC"/>
    <w:rsid w:val="005000E2"/>
    <w:rsid w:val="00501695"/>
    <w:rsid w:val="00502C41"/>
    <w:rsid w:val="0050708A"/>
    <w:rsid w:val="00507187"/>
    <w:rsid w:val="00517CCD"/>
    <w:rsid w:val="0052489D"/>
    <w:rsid w:val="005262F0"/>
    <w:rsid w:val="00527094"/>
    <w:rsid w:val="00531557"/>
    <w:rsid w:val="00534343"/>
    <w:rsid w:val="005345FB"/>
    <w:rsid w:val="0053600F"/>
    <w:rsid w:val="005371BB"/>
    <w:rsid w:val="00541A27"/>
    <w:rsid w:val="005469F5"/>
    <w:rsid w:val="00550601"/>
    <w:rsid w:val="00551884"/>
    <w:rsid w:val="00554841"/>
    <w:rsid w:val="00557A12"/>
    <w:rsid w:val="00561A2A"/>
    <w:rsid w:val="00562AE4"/>
    <w:rsid w:val="00563350"/>
    <w:rsid w:val="0056406B"/>
    <w:rsid w:val="00565275"/>
    <w:rsid w:val="00567E7F"/>
    <w:rsid w:val="00574028"/>
    <w:rsid w:val="00576932"/>
    <w:rsid w:val="005779C2"/>
    <w:rsid w:val="005814A9"/>
    <w:rsid w:val="00582653"/>
    <w:rsid w:val="0058432A"/>
    <w:rsid w:val="005849C8"/>
    <w:rsid w:val="005853E7"/>
    <w:rsid w:val="005924AE"/>
    <w:rsid w:val="00595A11"/>
    <w:rsid w:val="005A3537"/>
    <w:rsid w:val="005A46C1"/>
    <w:rsid w:val="005B3C6E"/>
    <w:rsid w:val="005B6813"/>
    <w:rsid w:val="005C221E"/>
    <w:rsid w:val="005C2298"/>
    <w:rsid w:val="005C5B8D"/>
    <w:rsid w:val="005C688D"/>
    <w:rsid w:val="005D0F95"/>
    <w:rsid w:val="005D2900"/>
    <w:rsid w:val="005D5AD8"/>
    <w:rsid w:val="005D74CA"/>
    <w:rsid w:val="005E4C82"/>
    <w:rsid w:val="005E6951"/>
    <w:rsid w:val="005E6976"/>
    <w:rsid w:val="005F10FC"/>
    <w:rsid w:val="005F17EE"/>
    <w:rsid w:val="005F3461"/>
    <w:rsid w:val="005F35B4"/>
    <w:rsid w:val="005F3AFE"/>
    <w:rsid w:val="005F65CD"/>
    <w:rsid w:val="00604BD9"/>
    <w:rsid w:val="006121BC"/>
    <w:rsid w:val="00613624"/>
    <w:rsid w:val="00615DAC"/>
    <w:rsid w:val="006166E4"/>
    <w:rsid w:val="006214DA"/>
    <w:rsid w:val="00621B2E"/>
    <w:rsid w:val="00624FCA"/>
    <w:rsid w:val="006257C4"/>
    <w:rsid w:val="006262B9"/>
    <w:rsid w:val="00634A61"/>
    <w:rsid w:val="00634FBB"/>
    <w:rsid w:val="00641ADF"/>
    <w:rsid w:val="00641CD9"/>
    <w:rsid w:val="00642384"/>
    <w:rsid w:val="00642576"/>
    <w:rsid w:val="00647527"/>
    <w:rsid w:val="00650F8A"/>
    <w:rsid w:val="00660E1C"/>
    <w:rsid w:val="006660EB"/>
    <w:rsid w:val="00673D12"/>
    <w:rsid w:val="0067712C"/>
    <w:rsid w:val="00677C59"/>
    <w:rsid w:val="00681BF0"/>
    <w:rsid w:val="006839A8"/>
    <w:rsid w:val="006912A0"/>
    <w:rsid w:val="00691E40"/>
    <w:rsid w:val="00693108"/>
    <w:rsid w:val="0069479E"/>
    <w:rsid w:val="00694E21"/>
    <w:rsid w:val="006A3490"/>
    <w:rsid w:val="006A3CE7"/>
    <w:rsid w:val="006B09BA"/>
    <w:rsid w:val="006C2AF4"/>
    <w:rsid w:val="006C4BE1"/>
    <w:rsid w:val="006C5183"/>
    <w:rsid w:val="006C75CA"/>
    <w:rsid w:val="006D0005"/>
    <w:rsid w:val="006D7E0D"/>
    <w:rsid w:val="006E00A3"/>
    <w:rsid w:val="006E0755"/>
    <w:rsid w:val="006E1800"/>
    <w:rsid w:val="006E2CEF"/>
    <w:rsid w:val="006E3051"/>
    <w:rsid w:val="006E6360"/>
    <w:rsid w:val="006E7838"/>
    <w:rsid w:val="006F0489"/>
    <w:rsid w:val="006F25C0"/>
    <w:rsid w:val="006F37BB"/>
    <w:rsid w:val="006F57ED"/>
    <w:rsid w:val="00704387"/>
    <w:rsid w:val="00704633"/>
    <w:rsid w:val="007052C3"/>
    <w:rsid w:val="0070598E"/>
    <w:rsid w:val="0070748D"/>
    <w:rsid w:val="00714E31"/>
    <w:rsid w:val="00715FCA"/>
    <w:rsid w:val="00716314"/>
    <w:rsid w:val="00722659"/>
    <w:rsid w:val="00734CAB"/>
    <w:rsid w:val="00736968"/>
    <w:rsid w:val="00740C51"/>
    <w:rsid w:val="00745386"/>
    <w:rsid w:val="00746780"/>
    <w:rsid w:val="00747034"/>
    <w:rsid w:val="00750ABF"/>
    <w:rsid w:val="007527D1"/>
    <w:rsid w:val="007531F3"/>
    <w:rsid w:val="007539FD"/>
    <w:rsid w:val="00754C4D"/>
    <w:rsid w:val="00761B81"/>
    <w:rsid w:val="00762C8D"/>
    <w:rsid w:val="0076333D"/>
    <w:rsid w:val="00764539"/>
    <w:rsid w:val="007652EE"/>
    <w:rsid w:val="0077386E"/>
    <w:rsid w:val="0077633F"/>
    <w:rsid w:val="0077710D"/>
    <w:rsid w:val="00782AD3"/>
    <w:rsid w:val="00782E09"/>
    <w:rsid w:val="00783E3F"/>
    <w:rsid w:val="00784078"/>
    <w:rsid w:val="00786A95"/>
    <w:rsid w:val="00786C16"/>
    <w:rsid w:val="00787151"/>
    <w:rsid w:val="00787E30"/>
    <w:rsid w:val="00790D26"/>
    <w:rsid w:val="007918A4"/>
    <w:rsid w:val="00791DD8"/>
    <w:rsid w:val="00792353"/>
    <w:rsid w:val="007A0993"/>
    <w:rsid w:val="007A1B68"/>
    <w:rsid w:val="007A1F00"/>
    <w:rsid w:val="007B61BC"/>
    <w:rsid w:val="007B6AEC"/>
    <w:rsid w:val="007B7730"/>
    <w:rsid w:val="007C09FF"/>
    <w:rsid w:val="007C5B4E"/>
    <w:rsid w:val="007D028C"/>
    <w:rsid w:val="007E464E"/>
    <w:rsid w:val="007F0189"/>
    <w:rsid w:val="007F22BE"/>
    <w:rsid w:val="007F713B"/>
    <w:rsid w:val="00801321"/>
    <w:rsid w:val="00802425"/>
    <w:rsid w:val="008035BE"/>
    <w:rsid w:val="008045AA"/>
    <w:rsid w:val="0080561E"/>
    <w:rsid w:val="008164CD"/>
    <w:rsid w:val="00817C76"/>
    <w:rsid w:val="00817D0B"/>
    <w:rsid w:val="00820722"/>
    <w:rsid w:val="00830BEC"/>
    <w:rsid w:val="00831B06"/>
    <w:rsid w:val="00832A33"/>
    <w:rsid w:val="00832D5B"/>
    <w:rsid w:val="00835677"/>
    <w:rsid w:val="00843CBF"/>
    <w:rsid w:val="00844C6B"/>
    <w:rsid w:val="00844FA2"/>
    <w:rsid w:val="00851166"/>
    <w:rsid w:val="0086086B"/>
    <w:rsid w:val="00860983"/>
    <w:rsid w:val="008623DE"/>
    <w:rsid w:val="00871396"/>
    <w:rsid w:val="00872F83"/>
    <w:rsid w:val="00874233"/>
    <w:rsid w:val="00877A06"/>
    <w:rsid w:val="00881DF5"/>
    <w:rsid w:val="00883508"/>
    <w:rsid w:val="00884257"/>
    <w:rsid w:val="00885296"/>
    <w:rsid w:val="008857FF"/>
    <w:rsid w:val="00885F0B"/>
    <w:rsid w:val="00885F9B"/>
    <w:rsid w:val="00894E4A"/>
    <w:rsid w:val="00895485"/>
    <w:rsid w:val="008A1002"/>
    <w:rsid w:val="008A27EF"/>
    <w:rsid w:val="008A5BE1"/>
    <w:rsid w:val="008A66F8"/>
    <w:rsid w:val="008B0B30"/>
    <w:rsid w:val="008B6A3C"/>
    <w:rsid w:val="008C14AB"/>
    <w:rsid w:val="008C3414"/>
    <w:rsid w:val="008C6B15"/>
    <w:rsid w:val="008D0A93"/>
    <w:rsid w:val="008D79BE"/>
    <w:rsid w:val="008D7E95"/>
    <w:rsid w:val="008E327D"/>
    <w:rsid w:val="008E3FF0"/>
    <w:rsid w:val="008E4C7A"/>
    <w:rsid w:val="008E73C7"/>
    <w:rsid w:val="008E7789"/>
    <w:rsid w:val="008E7846"/>
    <w:rsid w:val="008F22C4"/>
    <w:rsid w:val="008F360C"/>
    <w:rsid w:val="008F5817"/>
    <w:rsid w:val="009025FB"/>
    <w:rsid w:val="009040D6"/>
    <w:rsid w:val="00906B63"/>
    <w:rsid w:val="00910334"/>
    <w:rsid w:val="00912151"/>
    <w:rsid w:val="00915037"/>
    <w:rsid w:val="009151EB"/>
    <w:rsid w:val="00916C4A"/>
    <w:rsid w:val="00924DFE"/>
    <w:rsid w:val="00933481"/>
    <w:rsid w:val="009335C1"/>
    <w:rsid w:val="009338DC"/>
    <w:rsid w:val="0093414D"/>
    <w:rsid w:val="009353C7"/>
    <w:rsid w:val="00936337"/>
    <w:rsid w:val="00937170"/>
    <w:rsid w:val="009403F1"/>
    <w:rsid w:val="009415C5"/>
    <w:rsid w:val="00942AC7"/>
    <w:rsid w:val="00947D3D"/>
    <w:rsid w:val="00947E83"/>
    <w:rsid w:val="00950B8D"/>
    <w:rsid w:val="0095129C"/>
    <w:rsid w:val="009566BF"/>
    <w:rsid w:val="0096404B"/>
    <w:rsid w:val="00966050"/>
    <w:rsid w:val="00966A72"/>
    <w:rsid w:val="0097279C"/>
    <w:rsid w:val="00972C6D"/>
    <w:rsid w:val="00975B27"/>
    <w:rsid w:val="00975FFF"/>
    <w:rsid w:val="00980E2B"/>
    <w:rsid w:val="0099280C"/>
    <w:rsid w:val="009937AC"/>
    <w:rsid w:val="0099474D"/>
    <w:rsid w:val="00994F2E"/>
    <w:rsid w:val="009A476A"/>
    <w:rsid w:val="009B00D6"/>
    <w:rsid w:val="009B09F7"/>
    <w:rsid w:val="009B0FCC"/>
    <w:rsid w:val="009B7676"/>
    <w:rsid w:val="009C362A"/>
    <w:rsid w:val="009D024F"/>
    <w:rsid w:val="009D32D4"/>
    <w:rsid w:val="009D3336"/>
    <w:rsid w:val="009D5406"/>
    <w:rsid w:val="009D6534"/>
    <w:rsid w:val="009D7224"/>
    <w:rsid w:val="009E135F"/>
    <w:rsid w:val="009E2706"/>
    <w:rsid w:val="009E3371"/>
    <w:rsid w:val="009E3D4B"/>
    <w:rsid w:val="009F00BD"/>
    <w:rsid w:val="009F27F4"/>
    <w:rsid w:val="009F404C"/>
    <w:rsid w:val="009F416F"/>
    <w:rsid w:val="009F6211"/>
    <w:rsid w:val="00A00920"/>
    <w:rsid w:val="00A06471"/>
    <w:rsid w:val="00A07EA6"/>
    <w:rsid w:val="00A10349"/>
    <w:rsid w:val="00A1164E"/>
    <w:rsid w:val="00A16843"/>
    <w:rsid w:val="00A213E6"/>
    <w:rsid w:val="00A22129"/>
    <w:rsid w:val="00A2426D"/>
    <w:rsid w:val="00A24BD3"/>
    <w:rsid w:val="00A25248"/>
    <w:rsid w:val="00A2639C"/>
    <w:rsid w:val="00A3310D"/>
    <w:rsid w:val="00A35D4A"/>
    <w:rsid w:val="00A372BC"/>
    <w:rsid w:val="00A40EB0"/>
    <w:rsid w:val="00A41E40"/>
    <w:rsid w:val="00A424E2"/>
    <w:rsid w:val="00A45032"/>
    <w:rsid w:val="00A45181"/>
    <w:rsid w:val="00A513AE"/>
    <w:rsid w:val="00A5403D"/>
    <w:rsid w:val="00A55D18"/>
    <w:rsid w:val="00A624AE"/>
    <w:rsid w:val="00A641C9"/>
    <w:rsid w:val="00A73C70"/>
    <w:rsid w:val="00A740D0"/>
    <w:rsid w:val="00A75218"/>
    <w:rsid w:val="00A85E72"/>
    <w:rsid w:val="00A86AB1"/>
    <w:rsid w:val="00A905E6"/>
    <w:rsid w:val="00A921AF"/>
    <w:rsid w:val="00A94450"/>
    <w:rsid w:val="00AA1965"/>
    <w:rsid w:val="00AA1E60"/>
    <w:rsid w:val="00AA2DA1"/>
    <w:rsid w:val="00AA4CF2"/>
    <w:rsid w:val="00AA5BC2"/>
    <w:rsid w:val="00AB1159"/>
    <w:rsid w:val="00AB49E8"/>
    <w:rsid w:val="00AB4F5E"/>
    <w:rsid w:val="00AB51A2"/>
    <w:rsid w:val="00AB5A6B"/>
    <w:rsid w:val="00AB70C6"/>
    <w:rsid w:val="00AB7381"/>
    <w:rsid w:val="00AB7734"/>
    <w:rsid w:val="00AB7D99"/>
    <w:rsid w:val="00AC0A28"/>
    <w:rsid w:val="00AC7774"/>
    <w:rsid w:val="00AD25A3"/>
    <w:rsid w:val="00AD6E61"/>
    <w:rsid w:val="00AE02CB"/>
    <w:rsid w:val="00AE2881"/>
    <w:rsid w:val="00AE48E2"/>
    <w:rsid w:val="00AE6A1F"/>
    <w:rsid w:val="00AF2BC5"/>
    <w:rsid w:val="00AF4020"/>
    <w:rsid w:val="00AF5EFD"/>
    <w:rsid w:val="00B018B7"/>
    <w:rsid w:val="00B11FFB"/>
    <w:rsid w:val="00B12ECC"/>
    <w:rsid w:val="00B159AD"/>
    <w:rsid w:val="00B169D4"/>
    <w:rsid w:val="00B21673"/>
    <w:rsid w:val="00B22F98"/>
    <w:rsid w:val="00B23E89"/>
    <w:rsid w:val="00B24143"/>
    <w:rsid w:val="00B32EE2"/>
    <w:rsid w:val="00B33284"/>
    <w:rsid w:val="00B33432"/>
    <w:rsid w:val="00B402EE"/>
    <w:rsid w:val="00B41537"/>
    <w:rsid w:val="00B41CBC"/>
    <w:rsid w:val="00B45885"/>
    <w:rsid w:val="00B45E7D"/>
    <w:rsid w:val="00B462FF"/>
    <w:rsid w:val="00B50059"/>
    <w:rsid w:val="00B507CA"/>
    <w:rsid w:val="00B51331"/>
    <w:rsid w:val="00B519EA"/>
    <w:rsid w:val="00B54667"/>
    <w:rsid w:val="00B62F59"/>
    <w:rsid w:val="00B67C9B"/>
    <w:rsid w:val="00B72558"/>
    <w:rsid w:val="00B73B63"/>
    <w:rsid w:val="00B740A9"/>
    <w:rsid w:val="00B757FF"/>
    <w:rsid w:val="00B829A2"/>
    <w:rsid w:val="00B83EED"/>
    <w:rsid w:val="00B8427B"/>
    <w:rsid w:val="00B85448"/>
    <w:rsid w:val="00B86A11"/>
    <w:rsid w:val="00B91E61"/>
    <w:rsid w:val="00B957F1"/>
    <w:rsid w:val="00BA5C8B"/>
    <w:rsid w:val="00BB2D9F"/>
    <w:rsid w:val="00BB3C75"/>
    <w:rsid w:val="00BB41A9"/>
    <w:rsid w:val="00BB423F"/>
    <w:rsid w:val="00BC4AC3"/>
    <w:rsid w:val="00BC5D2B"/>
    <w:rsid w:val="00BC7210"/>
    <w:rsid w:val="00BD429B"/>
    <w:rsid w:val="00BD4F1C"/>
    <w:rsid w:val="00BD5143"/>
    <w:rsid w:val="00BD6310"/>
    <w:rsid w:val="00BE049A"/>
    <w:rsid w:val="00BE1F45"/>
    <w:rsid w:val="00BE4211"/>
    <w:rsid w:val="00C049A7"/>
    <w:rsid w:val="00C05176"/>
    <w:rsid w:val="00C07DC1"/>
    <w:rsid w:val="00C112A1"/>
    <w:rsid w:val="00C14E5D"/>
    <w:rsid w:val="00C15CDD"/>
    <w:rsid w:val="00C168AB"/>
    <w:rsid w:val="00C20039"/>
    <w:rsid w:val="00C26351"/>
    <w:rsid w:val="00C34913"/>
    <w:rsid w:val="00C372A1"/>
    <w:rsid w:val="00C37AB1"/>
    <w:rsid w:val="00C40D55"/>
    <w:rsid w:val="00C425BE"/>
    <w:rsid w:val="00C42C89"/>
    <w:rsid w:val="00C47E48"/>
    <w:rsid w:val="00C55FBA"/>
    <w:rsid w:val="00C6031A"/>
    <w:rsid w:val="00C63545"/>
    <w:rsid w:val="00C6554A"/>
    <w:rsid w:val="00C66374"/>
    <w:rsid w:val="00C67B75"/>
    <w:rsid w:val="00C67EC0"/>
    <w:rsid w:val="00C703F3"/>
    <w:rsid w:val="00C72AC5"/>
    <w:rsid w:val="00C73522"/>
    <w:rsid w:val="00C7457F"/>
    <w:rsid w:val="00C75163"/>
    <w:rsid w:val="00C77C63"/>
    <w:rsid w:val="00C8051B"/>
    <w:rsid w:val="00C805C7"/>
    <w:rsid w:val="00C822C0"/>
    <w:rsid w:val="00C85DA4"/>
    <w:rsid w:val="00C86024"/>
    <w:rsid w:val="00C933F3"/>
    <w:rsid w:val="00C948AB"/>
    <w:rsid w:val="00C97983"/>
    <w:rsid w:val="00CA0515"/>
    <w:rsid w:val="00CA0934"/>
    <w:rsid w:val="00CB62C3"/>
    <w:rsid w:val="00CC2881"/>
    <w:rsid w:val="00CC310A"/>
    <w:rsid w:val="00CC3F37"/>
    <w:rsid w:val="00CC49B5"/>
    <w:rsid w:val="00CE18D4"/>
    <w:rsid w:val="00CE19D8"/>
    <w:rsid w:val="00CE553B"/>
    <w:rsid w:val="00CF0A31"/>
    <w:rsid w:val="00CF24FE"/>
    <w:rsid w:val="00CF6D4B"/>
    <w:rsid w:val="00D0431E"/>
    <w:rsid w:val="00D1072C"/>
    <w:rsid w:val="00D109CD"/>
    <w:rsid w:val="00D11576"/>
    <w:rsid w:val="00D12C00"/>
    <w:rsid w:val="00D145E8"/>
    <w:rsid w:val="00D14FA6"/>
    <w:rsid w:val="00D157BC"/>
    <w:rsid w:val="00D15AC8"/>
    <w:rsid w:val="00D17C57"/>
    <w:rsid w:val="00D20BE6"/>
    <w:rsid w:val="00D211DD"/>
    <w:rsid w:val="00D27E36"/>
    <w:rsid w:val="00D32DE9"/>
    <w:rsid w:val="00D406F1"/>
    <w:rsid w:val="00D43382"/>
    <w:rsid w:val="00D45FD3"/>
    <w:rsid w:val="00D52652"/>
    <w:rsid w:val="00D536DA"/>
    <w:rsid w:val="00D55A43"/>
    <w:rsid w:val="00D57405"/>
    <w:rsid w:val="00D577B8"/>
    <w:rsid w:val="00D57E59"/>
    <w:rsid w:val="00D60958"/>
    <w:rsid w:val="00D62E7D"/>
    <w:rsid w:val="00D64A94"/>
    <w:rsid w:val="00D65AD7"/>
    <w:rsid w:val="00D71F80"/>
    <w:rsid w:val="00D76483"/>
    <w:rsid w:val="00D87E7C"/>
    <w:rsid w:val="00D907DE"/>
    <w:rsid w:val="00D95463"/>
    <w:rsid w:val="00D96841"/>
    <w:rsid w:val="00DA0032"/>
    <w:rsid w:val="00DA0BB0"/>
    <w:rsid w:val="00DA3525"/>
    <w:rsid w:val="00DA6B39"/>
    <w:rsid w:val="00DB0B3F"/>
    <w:rsid w:val="00DB4102"/>
    <w:rsid w:val="00DC5AA7"/>
    <w:rsid w:val="00DD0FEA"/>
    <w:rsid w:val="00DE2E89"/>
    <w:rsid w:val="00DE3DAC"/>
    <w:rsid w:val="00DE4048"/>
    <w:rsid w:val="00DE4CF2"/>
    <w:rsid w:val="00DE4E94"/>
    <w:rsid w:val="00DE614E"/>
    <w:rsid w:val="00DE6F6C"/>
    <w:rsid w:val="00DF074A"/>
    <w:rsid w:val="00DF4828"/>
    <w:rsid w:val="00DF4E66"/>
    <w:rsid w:val="00DF5828"/>
    <w:rsid w:val="00DF6A1B"/>
    <w:rsid w:val="00E049E0"/>
    <w:rsid w:val="00E06F6E"/>
    <w:rsid w:val="00E10390"/>
    <w:rsid w:val="00E15A79"/>
    <w:rsid w:val="00E22EF9"/>
    <w:rsid w:val="00E243F8"/>
    <w:rsid w:val="00E432A0"/>
    <w:rsid w:val="00E44A23"/>
    <w:rsid w:val="00E51D65"/>
    <w:rsid w:val="00E600CD"/>
    <w:rsid w:val="00E60353"/>
    <w:rsid w:val="00E63266"/>
    <w:rsid w:val="00E72F9D"/>
    <w:rsid w:val="00E743EF"/>
    <w:rsid w:val="00E74C88"/>
    <w:rsid w:val="00E76572"/>
    <w:rsid w:val="00E76FCB"/>
    <w:rsid w:val="00E80B99"/>
    <w:rsid w:val="00E82C6E"/>
    <w:rsid w:val="00E87668"/>
    <w:rsid w:val="00E9120B"/>
    <w:rsid w:val="00E91A08"/>
    <w:rsid w:val="00E934E3"/>
    <w:rsid w:val="00E9392B"/>
    <w:rsid w:val="00E969B6"/>
    <w:rsid w:val="00E96DE8"/>
    <w:rsid w:val="00E9703D"/>
    <w:rsid w:val="00E97BF8"/>
    <w:rsid w:val="00E97D43"/>
    <w:rsid w:val="00EA1889"/>
    <w:rsid w:val="00EA256F"/>
    <w:rsid w:val="00EB551B"/>
    <w:rsid w:val="00EB5679"/>
    <w:rsid w:val="00EC1377"/>
    <w:rsid w:val="00EC2BC4"/>
    <w:rsid w:val="00EC7D3D"/>
    <w:rsid w:val="00ED2D11"/>
    <w:rsid w:val="00ED5D06"/>
    <w:rsid w:val="00ED7C44"/>
    <w:rsid w:val="00EE1CE4"/>
    <w:rsid w:val="00EE68CA"/>
    <w:rsid w:val="00EE766C"/>
    <w:rsid w:val="00EE7748"/>
    <w:rsid w:val="00EE7A39"/>
    <w:rsid w:val="00EE7CA9"/>
    <w:rsid w:val="00EF2B81"/>
    <w:rsid w:val="00EF45FF"/>
    <w:rsid w:val="00EF4856"/>
    <w:rsid w:val="00EF523C"/>
    <w:rsid w:val="00EF7AD5"/>
    <w:rsid w:val="00F03B65"/>
    <w:rsid w:val="00F06143"/>
    <w:rsid w:val="00F11C6F"/>
    <w:rsid w:val="00F13768"/>
    <w:rsid w:val="00F148BC"/>
    <w:rsid w:val="00F15984"/>
    <w:rsid w:val="00F1739F"/>
    <w:rsid w:val="00F26818"/>
    <w:rsid w:val="00F352EE"/>
    <w:rsid w:val="00F40F35"/>
    <w:rsid w:val="00F41455"/>
    <w:rsid w:val="00F42499"/>
    <w:rsid w:val="00F42757"/>
    <w:rsid w:val="00F42DDC"/>
    <w:rsid w:val="00F435C4"/>
    <w:rsid w:val="00F438CB"/>
    <w:rsid w:val="00F4714C"/>
    <w:rsid w:val="00F62127"/>
    <w:rsid w:val="00F62B4A"/>
    <w:rsid w:val="00F639A4"/>
    <w:rsid w:val="00F6424F"/>
    <w:rsid w:val="00F65A8F"/>
    <w:rsid w:val="00F7023F"/>
    <w:rsid w:val="00F742E3"/>
    <w:rsid w:val="00F836A4"/>
    <w:rsid w:val="00F90D7D"/>
    <w:rsid w:val="00F9168B"/>
    <w:rsid w:val="00F93765"/>
    <w:rsid w:val="00F93E07"/>
    <w:rsid w:val="00F952CB"/>
    <w:rsid w:val="00F9550A"/>
    <w:rsid w:val="00F9644E"/>
    <w:rsid w:val="00FA3E51"/>
    <w:rsid w:val="00FA6F24"/>
    <w:rsid w:val="00FB1A9B"/>
    <w:rsid w:val="00FB2AB9"/>
    <w:rsid w:val="00FB67AA"/>
    <w:rsid w:val="00FC0B85"/>
    <w:rsid w:val="00FD5F8F"/>
    <w:rsid w:val="00FD6C99"/>
    <w:rsid w:val="00FE30A5"/>
    <w:rsid w:val="00FE5F8B"/>
    <w:rsid w:val="00FE66A1"/>
    <w:rsid w:val="00FE6EE3"/>
    <w:rsid w:val="00FF5600"/>
    <w:rsid w:val="00FF6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C0EBD"/>
  <w15:chartTrackingRefBased/>
  <w15:docId w15:val="{4A951894-67A1-4EC5-BD68-FEEE677C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61721F"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61721F"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414C15"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414C15"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414C15"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61721F"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61721F"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414C15"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414C15"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414C15"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61721F"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61721F" w:themeColor="accent1" w:themeShade="BF"/>
      <w:kern w:val="28"/>
      <w:sz w:val="60"/>
    </w:rPr>
  </w:style>
  <w:style w:type="paragraph" w:styleId="Subtitle">
    <w:name w:val="Subtitle"/>
    <w:basedOn w:val="Normal"/>
    <w:link w:val="SubtitleChar"/>
    <w:uiPriority w:val="11"/>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61721F"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61721F" w:themeColor="accent1" w:themeShade="BF"/>
        <w:bottom w:val="single" w:sz="4" w:space="10" w:color="61721F" w:themeColor="accent1" w:themeShade="BF"/>
      </w:pBdr>
      <w:spacing w:before="360" w:after="360"/>
      <w:ind w:left="864" w:right="864"/>
      <w:jc w:val="center"/>
    </w:pPr>
    <w:rPr>
      <w:i/>
      <w:iCs/>
      <w:color w:val="61721F" w:themeColor="accent1" w:themeShade="BF"/>
    </w:rPr>
  </w:style>
  <w:style w:type="character" w:customStyle="1" w:styleId="IntenseQuoteChar">
    <w:name w:val="Intense Quote Char"/>
    <w:basedOn w:val="DefaultParagraphFont"/>
    <w:link w:val="IntenseQuote"/>
    <w:uiPriority w:val="30"/>
    <w:semiHidden/>
    <w:rsid w:val="00C6554A"/>
    <w:rPr>
      <w:i/>
      <w:iCs/>
      <w:color w:val="61721F" w:themeColor="accent1" w:themeShade="BF"/>
    </w:rPr>
  </w:style>
  <w:style w:type="character" w:styleId="IntenseReference">
    <w:name w:val="Intense Reference"/>
    <w:basedOn w:val="DefaultParagraphFont"/>
    <w:uiPriority w:val="32"/>
    <w:semiHidden/>
    <w:unhideWhenUsed/>
    <w:qFormat/>
    <w:rsid w:val="00C6554A"/>
    <w:rPr>
      <w:b/>
      <w:bCs/>
      <w:caps w:val="0"/>
      <w:smallCaps/>
      <w:color w:val="61721F"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212121"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61721F" w:themeColor="accent1" w:themeShade="BF"/>
        <w:left w:val="single" w:sz="2" w:space="10" w:color="61721F" w:themeColor="accent1" w:themeShade="BF"/>
        <w:bottom w:val="single" w:sz="2" w:space="10" w:color="61721F" w:themeColor="accent1" w:themeShade="BF"/>
        <w:right w:val="single" w:sz="2" w:space="10" w:color="61721F" w:themeColor="accent1" w:themeShade="BF"/>
      </w:pBdr>
      <w:ind w:left="1152" w:right="1152"/>
    </w:pPr>
    <w:rPr>
      <w:rFonts w:eastAsiaTheme="minorEastAsia"/>
      <w:i/>
      <w:iCs/>
      <w:color w:val="61721F"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61721F"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22384E"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customStyle="1" w:styleId="LO-normal">
    <w:name w:val="LO-normal"/>
    <w:qFormat/>
    <w:rsid w:val="00170FAF"/>
    <w:pPr>
      <w:suppressAutoHyphens/>
      <w:spacing w:after="0" w:line="288" w:lineRule="auto"/>
    </w:pPr>
    <w:rPr>
      <w:rFonts w:ascii="Open Sans" w:eastAsia="Open Sans" w:hAnsi="Open Sans" w:cs="Open Sans"/>
      <w:color w:val="695D46"/>
      <w:lang w:val="en" w:eastAsia="zh-CN" w:bidi="hi-IN"/>
    </w:rPr>
  </w:style>
  <w:style w:type="table" w:styleId="TableGrid">
    <w:name w:val="Table Grid"/>
    <w:basedOn w:val="TableNormal"/>
    <w:uiPriority w:val="39"/>
    <w:rsid w:val="00170FAF"/>
    <w:pPr>
      <w:suppressAutoHyphens/>
      <w:spacing w:before="0" w:after="0" w:line="240" w:lineRule="auto"/>
    </w:pPr>
    <w:rPr>
      <w:rFonts w:ascii="Open Sans" w:eastAsia="Open Sans" w:hAnsi="Open Sans" w:cs="Open Sans"/>
      <w:color w:val="695D46"/>
      <w:lang w:val="en"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7B7D"/>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D7B7D"/>
    <w:pPr>
      <w:spacing w:after="100"/>
    </w:pPr>
  </w:style>
  <w:style w:type="paragraph" w:styleId="TOC2">
    <w:name w:val="toc 2"/>
    <w:basedOn w:val="Normal"/>
    <w:next w:val="Normal"/>
    <w:autoRedefine/>
    <w:uiPriority w:val="39"/>
    <w:unhideWhenUsed/>
    <w:rsid w:val="003D7B7D"/>
    <w:pPr>
      <w:spacing w:after="100"/>
      <w:ind w:left="220"/>
    </w:pPr>
  </w:style>
  <w:style w:type="paragraph" w:styleId="ListParagraph">
    <w:name w:val="List Paragraph"/>
    <w:basedOn w:val="Normal"/>
    <w:uiPriority w:val="34"/>
    <w:unhideWhenUsed/>
    <w:qFormat/>
    <w:rsid w:val="00872F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dakis\AppData\Roaming\Microsoft\Templates\Student%20report%20with%20photo.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A04D5226EA64D9523EB0FD3CF7CC6" ma:contentTypeVersion="10" ma:contentTypeDescription="Create a new document." ma:contentTypeScope="" ma:versionID="9965a0736aef1acb4f10a5a580e09858">
  <xsd:schema xmlns:xsd="http://www.w3.org/2001/XMLSchema" xmlns:xs="http://www.w3.org/2001/XMLSchema" xmlns:p="http://schemas.microsoft.com/office/2006/metadata/properties" xmlns:ns3="098a95b8-1689-4b7d-9173-5a03d24395b6" targetNamespace="http://schemas.microsoft.com/office/2006/metadata/properties" ma:root="true" ma:fieldsID="30596bd29b3e62a4890315f98a358957" ns3:_="">
    <xsd:import namespace="098a95b8-1689-4b7d-9173-5a03d24395b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8a95b8-1689-4b7d-9173-5a03d24395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331C88-24BA-45E6-B5A5-1AB46A82DB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8a95b8-1689-4b7d-9173-5a03d24395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204B6-CAAB-4CA3-BF29-93289C0DAA78}">
  <ds:schemaRefs>
    <ds:schemaRef ds:uri="http://schemas.microsoft.com/sharepoint/v3/contenttype/forms"/>
  </ds:schemaRefs>
</ds:datastoreItem>
</file>

<file path=customXml/itemProps3.xml><?xml version="1.0" encoding="utf-8"?>
<ds:datastoreItem xmlns:ds="http://schemas.openxmlformats.org/officeDocument/2006/customXml" ds:itemID="{159D517E-0ABC-411A-BBA2-4C0C82CC4D5D}">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098a95b8-1689-4b7d-9173-5a03d24395b6"/>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1631D579-6AAF-4C62-81E3-828E3D25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36</Pages>
  <Words>6862</Words>
  <Characters>39120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dimdakis</dc:creator>
  <cp:keywords/>
  <dc:description/>
  <cp:lastModifiedBy>Dimitri Saridakis (20083467)</cp:lastModifiedBy>
  <cp:revision>2</cp:revision>
  <dcterms:created xsi:type="dcterms:W3CDTF">2020-05-04T22:52:00Z</dcterms:created>
  <dcterms:modified xsi:type="dcterms:W3CDTF">2020-05-04T22:52:00Z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0x01010058EA04D5226EA64D9523EB0FD3CF7CC6</vt:lpwstr>
  </property>
</Properties>
</file>